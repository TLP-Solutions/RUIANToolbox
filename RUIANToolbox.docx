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ins w:id="1" w:author="raugustyn" w:date="2014-11-23T14:57:00Z">
        <w:r w:rsidR="00F80546">
          <w:rPr>
            <w:i/>
            <w:sz w:val="28"/>
            <w:szCs w:val="36"/>
          </w:rPr>
          <w:t>06</w:t>
        </w:r>
      </w:ins>
      <w:del w:id="2" w:author="raugustyn" w:date="2014-11-23T14:57:00Z">
        <w:r w:rsidR="001876BB" w:rsidDel="00F80546">
          <w:rPr>
            <w:i/>
            <w:sz w:val="28"/>
            <w:szCs w:val="36"/>
          </w:rPr>
          <w:delText>11</w:delText>
        </w:r>
      </w:del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ins w:id="3" w:author="raugustyn" w:date="2014-11-23T14:57:00Z">
            <w:r w:rsidR="00F80546">
              <w:rPr>
                <w:i/>
                <w:sz w:val="28"/>
                <w:szCs w:val="36"/>
              </w:rPr>
              <w:t>11</w:t>
            </w:r>
          </w:ins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519571" w:history="1">
        <w:r w:rsidR="00F21C7E" w:rsidRPr="00875E26">
          <w:rPr>
            <w:rStyle w:val="Hypertextovodkaz"/>
            <w:noProof/>
          </w:rPr>
          <w:t>Základní informace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2" w:history="1">
        <w:r w:rsidR="00F21C7E" w:rsidRPr="00875E26">
          <w:rPr>
            <w:rStyle w:val="Hypertextovodkaz"/>
            <w:noProof/>
          </w:rPr>
          <w:t>Instalace a využití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3" w:history="1">
        <w:r w:rsidR="00F21C7E" w:rsidRPr="00875E26">
          <w:rPr>
            <w:rStyle w:val="Hypertextovodkaz"/>
            <w:noProof/>
          </w:rPr>
          <w:t>Nároky a systém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4" w:history="1">
        <w:r w:rsidR="00F21C7E" w:rsidRPr="00875E26">
          <w:rPr>
            <w:rStyle w:val="Hypertextovodkaz"/>
            <w:noProof/>
          </w:rPr>
          <w:t>Společné skripty a soubory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5" w:history="1">
        <w:r w:rsidR="00F21C7E" w:rsidRPr="00875E26">
          <w:rPr>
            <w:rStyle w:val="Hypertextovodkaz"/>
            <w:noProof/>
          </w:rPr>
          <w:t>RÚIAN Downloader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6" w:history="1">
        <w:r w:rsidR="00F21C7E" w:rsidRPr="00875E26">
          <w:rPr>
            <w:rStyle w:val="Hypertextovodkaz"/>
            <w:noProof/>
          </w:rPr>
          <w:t>Instalace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7" w:history="1">
        <w:r w:rsidR="00F21C7E" w:rsidRPr="00875E26">
          <w:rPr>
            <w:rStyle w:val="Hypertextovodkaz"/>
            <w:noProof/>
          </w:rPr>
          <w:t>Důležité soubory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8" w:history="1">
        <w:r w:rsidR="00F21C7E" w:rsidRPr="00875E26">
          <w:rPr>
            <w:rStyle w:val="Hypertextovodkaz"/>
            <w:noProof/>
          </w:rPr>
          <w:t>Konfigurace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79" w:history="1">
        <w:r w:rsidR="00F21C7E" w:rsidRPr="00875E26">
          <w:rPr>
            <w:rStyle w:val="Hypertextovodkaz"/>
            <w:noProof/>
          </w:rPr>
          <w:t>Spouštění modulu RUIANDownloader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0" w:history="1">
        <w:r w:rsidR="00F21C7E" w:rsidRPr="00875E26">
          <w:rPr>
            <w:rStyle w:val="Hypertextovodkaz"/>
            <w:noProof/>
          </w:rPr>
          <w:t>Výsledky stahování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1" w:history="1">
        <w:r w:rsidR="00F21C7E" w:rsidRPr="00875E26">
          <w:rPr>
            <w:rStyle w:val="Hypertextovodkaz"/>
            <w:noProof/>
          </w:rPr>
          <w:t>RUIANDownlaoder.log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2" w:history="1">
        <w:r w:rsidR="00F21C7E" w:rsidRPr="00875E26">
          <w:rPr>
            <w:rStyle w:val="Hypertextovodkaz"/>
            <w:noProof/>
          </w:rPr>
          <w:t>RÚIAN Importer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3" w:history="1">
        <w:r w:rsidR="00F21C7E" w:rsidRPr="00875E26">
          <w:rPr>
            <w:rStyle w:val="Hypertextovodkaz"/>
            <w:noProof/>
          </w:rPr>
          <w:t>Instalace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4" w:history="1">
        <w:r w:rsidR="00F21C7E" w:rsidRPr="00875E26">
          <w:rPr>
            <w:rStyle w:val="Hypertextovodkaz"/>
            <w:noProof/>
          </w:rPr>
          <w:t>Modul RUIANImporter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5" w:history="1">
        <w:r w:rsidR="00F21C7E" w:rsidRPr="00875E26">
          <w:rPr>
            <w:rStyle w:val="Hypertextovodkaz"/>
            <w:noProof/>
          </w:rPr>
          <w:t>Konfigurace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6" w:history="1">
        <w:r w:rsidR="00F21C7E" w:rsidRPr="00875E26">
          <w:rPr>
            <w:rStyle w:val="Hypertextovodkaz"/>
            <w:noProof/>
          </w:rPr>
          <w:t>Spouštění modulu RUIANImporter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7" w:history="1">
        <w:r w:rsidR="00F21C7E" w:rsidRPr="00875E26">
          <w:rPr>
            <w:rStyle w:val="Hypertextovodkaz"/>
            <w:noProof/>
          </w:rPr>
          <w:t>Výsledky importu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8" w:history="1">
        <w:r w:rsidR="00F21C7E" w:rsidRPr="00875E26">
          <w:rPr>
            <w:rStyle w:val="Hypertextovodkaz"/>
            <w:noProof/>
          </w:rPr>
          <w:t>Detailní informace o importech a aktuálnost databáze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89" w:history="1">
        <w:r w:rsidR="00F21C7E" w:rsidRPr="00875E26">
          <w:rPr>
            <w:rStyle w:val="Hypertextovodkaz"/>
            <w:noProof/>
            <w:lang w:val="en-US"/>
          </w:rPr>
          <w:t>RÚIAN Web Services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0" w:history="1">
        <w:r w:rsidR="00F21C7E" w:rsidRPr="00875E26">
          <w:rPr>
            <w:rStyle w:val="Hypertextovodkaz"/>
            <w:noProof/>
          </w:rPr>
          <w:t>Instalace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1" w:history="1">
        <w:r w:rsidR="00F21C7E" w:rsidRPr="00875E26">
          <w:rPr>
            <w:rStyle w:val="Hypertextovodkaz"/>
            <w:noProof/>
          </w:rPr>
          <w:t>Výběr HTTP Serveru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2" w:history="1">
        <w:r w:rsidR="00F21C7E" w:rsidRPr="00875E26">
          <w:rPr>
            <w:rStyle w:val="Hypertextovodkaz"/>
            <w:noProof/>
          </w:rPr>
          <w:t>Konfigurace HTTP Serveru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3" w:history="1">
        <w:r w:rsidR="00F21C7E" w:rsidRPr="00875E26">
          <w:rPr>
            <w:rStyle w:val="Hypertextovodkaz"/>
            <w:noProof/>
          </w:rPr>
          <w:t>Konfigurace souboru RUIANServices.cfg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4" w:history="1">
        <w:r w:rsidR="00F21C7E" w:rsidRPr="00875E26">
          <w:rPr>
            <w:rStyle w:val="Hypertextovodkaz"/>
            <w:noProof/>
          </w:rPr>
          <w:t>Testování nakonfigurovaného serveru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5" w:history="1">
        <w:r w:rsidR="00F21C7E" w:rsidRPr="00875E26">
          <w:rPr>
            <w:rStyle w:val="Hypertextovodkaz"/>
            <w:noProof/>
          </w:rPr>
          <w:t>Použité zkratky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6" w:history="1">
        <w:r w:rsidR="00F21C7E" w:rsidRPr="00875E26">
          <w:rPr>
            <w:rStyle w:val="Hypertextovodkaz"/>
            <w:noProof/>
          </w:rPr>
          <w:t>Příloha A. Vytvoření databáze pro repliku RÚIAN v PostGIS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7" w:history="1">
        <w:r w:rsidR="00F21C7E" w:rsidRPr="00875E26">
          <w:rPr>
            <w:rStyle w:val="Hypertextovodkaz"/>
            <w:noProof/>
          </w:rPr>
          <w:t>Příloha B: Automatické stahování aktualizací databáze RÚIAN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8" w:history="1">
        <w:r w:rsidR="00F21C7E" w:rsidRPr="00875E26">
          <w:rPr>
            <w:rStyle w:val="Hypertextovodkaz"/>
            <w:noProof/>
          </w:rPr>
          <w:t>Operační systém Microsoft Windows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599" w:history="1">
        <w:r w:rsidR="00F21C7E" w:rsidRPr="00875E26">
          <w:rPr>
            <w:rStyle w:val="Hypertextovodkaz"/>
            <w:noProof/>
          </w:rPr>
          <w:t>Operační systém Unix (Linux)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0" w:history="1">
        <w:r w:rsidR="00F21C7E" w:rsidRPr="00875E26">
          <w:rPr>
            <w:rStyle w:val="Hypertextovodkaz"/>
            <w:noProof/>
          </w:rPr>
          <w:t>Příloha C: Oživení RÚIAN Web Services s minimálním nastavením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1" w:history="1">
        <w:r w:rsidR="00F21C7E" w:rsidRPr="00875E26">
          <w:rPr>
            <w:rStyle w:val="Hypertextovodkaz"/>
            <w:noProof/>
          </w:rPr>
          <w:t>1. Kontrola systému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2" w:history="1">
        <w:r w:rsidR="00F21C7E" w:rsidRPr="00875E26">
          <w:rPr>
            <w:rStyle w:val="Hypertextovodkaz"/>
            <w:noProof/>
          </w:rPr>
          <w:t>2. Stažení knihovny RÚIAN Toolbox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3" w:history="1">
        <w:r w:rsidR="00F21C7E" w:rsidRPr="00875E26">
          <w:rPr>
            <w:rStyle w:val="Hypertextovodkaz"/>
            <w:noProof/>
          </w:rPr>
          <w:t>3. Stažení dat a aktualizací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4" w:history="1">
        <w:r w:rsidR="00F21C7E" w:rsidRPr="00875E26">
          <w:rPr>
            <w:rStyle w:val="Hypertextovodkaz"/>
            <w:noProof/>
          </w:rPr>
          <w:t>4. Vytvoření databáze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5" w:history="1">
        <w:r w:rsidR="00F21C7E" w:rsidRPr="00875E26">
          <w:rPr>
            <w:rStyle w:val="Hypertextovodkaz"/>
            <w:noProof/>
          </w:rPr>
          <w:t>5. Import do databáze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6" w:history="1">
        <w:r w:rsidR="00F21C7E" w:rsidRPr="00875E26">
          <w:rPr>
            <w:rStyle w:val="Hypertextovodkaz"/>
            <w:noProof/>
          </w:rPr>
          <w:t>6. Nastavení serveru Apache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7" w:history="1">
        <w:r w:rsidR="00F21C7E" w:rsidRPr="00875E26">
          <w:rPr>
            <w:rStyle w:val="Hypertextovodkaz"/>
            <w:noProof/>
          </w:rPr>
          <w:t>7. Nastavení serveru WebServices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F21C7E" w:rsidRDefault="002479CF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519608" w:history="1">
        <w:r w:rsidR="00F21C7E" w:rsidRPr="00875E26">
          <w:rPr>
            <w:rStyle w:val="Hypertextovodkaz"/>
            <w:noProof/>
          </w:rPr>
          <w:t>8. Ověření dostupnosti a využívání služeb</w:t>
        </w:r>
        <w:r w:rsidR="00F21C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21C7E">
          <w:rPr>
            <w:noProof/>
            <w:webHidden/>
          </w:rPr>
          <w:instrText xml:space="preserve"> PAGEREF _Toc404519608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C7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2479CF">
      <w:r>
        <w:lastRenderedPageBreak/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6" w:name="_Toc358172033"/>
      <w:bookmarkStart w:id="7" w:name="_Toc358198607"/>
      <w:bookmarkStart w:id="8" w:name="_Toc404519571"/>
      <w:r>
        <w:lastRenderedPageBreak/>
        <w:t>Základní informace</w:t>
      </w:r>
      <w:bookmarkEnd w:id="6"/>
      <w:bookmarkEnd w:id="7"/>
      <w:bookmarkEnd w:id="8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9" w:name="_Toc404519572"/>
      <w:r>
        <w:lastRenderedPageBreak/>
        <w:t>Instalace</w:t>
      </w:r>
      <w:r w:rsidR="00D94E8B">
        <w:t xml:space="preserve"> a využití</w:t>
      </w:r>
      <w:bookmarkEnd w:id="9"/>
    </w:p>
    <w:p w:rsidR="00CC6759" w:rsidRDefault="00DB619D" w:rsidP="004137E8">
      <w:pPr>
        <w:rPr>
          <w:ins w:id="10" w:author="raugustyn" w:date="2014-11-23T11:25:00Z"/>
        </w:rPr>
      </w:pPr>
      <w:r w:rsidRPr="00394058">
        <w:t xml:space="preserve">Aktuální verze knihovny je dostupná </w:t>
      </w:r>
      <w:r w:rsidR="00362AC5" w:rsidRPr="00394058">
        <w:t>online</w:t>
      </w:r>
      <w:r w:rsidR="00362AC5" w:rsidRPr="00394058">
        <w:rPr>
          <w:rStyle w:val="Znakapoznpodarou"/>
        </w:rPr>
        <w:footnoteReference w:id="1"/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362AC5" w:rsidRPr="00394058">
        <w:rPr>
          <w:rStyle w:val="Znakapoznpodarou"/>
        </w:rPr>
        <w:footnoteReference w:id="2"/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057D13" w:rsidRPr="00394058" w:rsidRDefault="00057D13" w:rsidP="004137E8">
      <w:ins w:id="11" w:author="raugustyn" w:date="2014-11-23T11:25:00Z">
        <w:r>
          <w:t xml:space="preserve">Instalaci a oživení knihovny musí provádět správce webového serveru s příslušnými oprávněními </w:t>
        </w:r>
      </w:ins>
      <w:ins w:id="12" w:author="raugustyn" w:date="2014-11-23T11:32:00Z">
        <w:r w:rsidR="004F63A6">
          <w:t>za</w:t>
        </w:r>
      </w:ins>
      <w:ins w:id="13" w:author="raugustyn" w:date="2014-11-23T11:25:00Z">
        <w:r w:rsidR="004F63A6">
          <w:t xml:space="preserve"> podpor</w:t>
        </w:r>
      </w:ins>
      <w:ins w:id="14" w:author="raugustyn" w:date="2014-11-23T11:32:00Z">
        <w:r w:rsidR="004F63A6">
          <w:t>y</w:t>
        </w:r>
      </w:ins>
      <w:ins w:id="15" w:author="raugustyn" w:date="2014-11-23T11:25:00Z">
        <w:r>
          <w:t xml:space="preserve"> správce databázového serveru</w:t>
        </w:r>
      </w:ins>
      <w:ins w:id="16" w:author="raugustyn" w:date="2014-11-24T08:09:00Z">
        <w:r w:rsidR="006F5FDC">
          <w:t xml:space="preserve"> a správce počítačové sítě</w:t>
        </w:r>
      </w:ins>
      <w:ins w:id="17" w:author="raugustyn" w:date="2014-11-23T11:25:00Z">
        <w:r>
          <w:t>.</w:t>
        </w:r>
      </w:ins>
      <w:ins w:id="18" w:author="raugustyn" w:date="2014-11-23T11:27:00Z">
        <w:r>
          <w:t xml:space="preserve"> </w:t>
        </w:r>
      </w:ins>
    </w:p>
    <w:p w:rsidR="00F9681E" w:rsidRDefault="00F9681E" w:rsidP="00F9681E">
      <w:pPr>
        <w:pStyle w:val="Nadpis2"/>
      </w:pPr>
      <w:bookmarkStart w:id="19" w:name="_Toc400881896"/>
      <w:bookmarkStart w:id="20" w:name="_Toc404519573"/>
      <w:bookmarkStart w:id="21" w:name="_Toc389079818"/>
      <w:r>
        <w:t>Nároky a systém</w:t>
      </w:r>
      <w:bookmarkEnd w:id="19"/>
      <w:bookmarkEnd w:id="20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ins w:id="22" w:author="raugustyn" w:date="2014-11-23T11:33:00Z">
              <w:r>
                <w:rPr>
                  <w:rStyle w:val="Znakapoznpodarou"/>
                </w:rPr>
                <w:footnoteReference w:id="3"/>
              </w:r>
            </w:ins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ins w:id="28" w:author="raugustyn" w:date="2014-11-23T11:34:00Z">
              <w:r w:rsidR="0080059F">
                <w:rPr>
                  <w:rStyle w:val="Znakapoznpodarou"/>
                </w:rPr>
                <w:footnoteReference w:id="4"/>
              </w:r>
            </w:ins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 xml:space="preserve">Knihovna </w:t>
            </w:r>
            <w:r w:rsidR="009E14B5" w:rsidRPr="004D1F52">
              <w:t>psycopg2</w:t>
            </w:r>
            <w:r>
              <w:t xml:space="preserve"> 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31" w:name="_Toc404519574"/>
      <w:r>
        <w:t>Společné skript</w:t>
      </w:r>
      <w:bookmarkEnd w:id="21"/>
      <w:r>
        <w:t>y</w:t>
      </w:r>
      <w:r w:rsidR="00E86096">
        <w:t xml:space="preserve"> a </w:t>
      </w:r>
      <w:del w:id="32" w:author="raugustyn" w:date="2014-11-23T14:49:00Z">
        <w:r w:rsidR="00E86096" w:rsidDel="00271062">
          <w:delText xml:space="preserve">konfigurační </w:delText>
        </w:r>
      </w:del>
      <w:r w:rsidR="00E86096">
        <w:t>soubory</w:t>
      </w:r>
      <w:bookmarkEnd w:id="31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20"/>
        <w:gridCol w:w="666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954B7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394058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394058" w:rsidRPr="002969F1" w:rsidTr="00394058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E86096" w:rsidP="004137E8"/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del w:id="33" w:author="raugustyn" w:date="2014-11-23T12:36:00Z">
        <w:r w:rsidRPr="00E86096" w:rsidDel="0075221F">
          <w:delText>Rozbalená k</w:delText>
        </w:r>
      </w:del>
      <w:ins w:id="34" w:author="raugustyn" w:date="2014-11-23T12:36:00Z">
        <w:r w:rsidR="0075221F">
          <w:t>K</w:t>
        </w:r>
      </w:ins>
      <w:r w:rsidRPr="00E86096">
        <w:t xml:space="preserve">nihovna RÚIAN </w:t>
      </w:r>
      <w:proofErr w:type="spellStart"/>
      <w:r w:rsidRPr="00E86096">
        <w:t>Toolbox</w:t>
      </w:r>
      <w:proofErr w:type="spellEnd"/>
      <w:ins w:id="35" w:author="raugustyn" w:date="2014-11-23T12:36:00Z">
        <w:r w:rsidR="0075221F">
          <w:t xml:space="preserve"> rozbalená do složky</w:t>
        </w:r>
      </w:ins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del w:id="36" w:author="raugustyn" w:date="2014-11-23T11:35:00Z">
        <w:r w:rsidDel="003100A0">
          <w:delText>Editace k</w:delText>
        </w:r>
      </w:del>
      <w:ins w:id="37" w:author="raugustyn" w:date="2014-11-23T11:35:00Z">
        <w:r w:rsidR="003100A0">
          <w:t>K</w:t>
        </w:r>
      </w:ins>
      <w:r>
        <w:t>onfiguračních soubor</w:t>
      </w:r>
      <w:ins w:id="38" w:author="raugustyn" w:date="2014-11-23T11:36:00Z">
        <w:r w:rsidR="003100A0">
          <w:t>y</w:t>
        </w:r>
      </w:ins>
      <w:del w:id="39" w:author="raugustyn" w:date="2014-11-23T11:36:00Z">
        <w:r w:rsidDel="003100A0">
          <w:delText>ů</w:delText>
        </w:r>
      </w:del>
      <w:ins w:id="40" w:author="raugustyn" w:date="2014-11-23T11:36:00Z">
        <w:r w:rsidR="003100A0">
          <w:t xml:space="preserve"> a jejic</w:t>
        </w:r>
      </w:ins>
      <w:ins w:id="41" w:author="raugustyn" w:date="2014-11-23T11:40:00Z">
        <w:r w:rsidR="003100A0">
          <w:t>h</w:t>
        </w:r>
      </w:ins>
      <w:ins w:id="42" w:author="raugustyn" w:date="2014-11-23T11:36:00Z">
        <w:r w:rsidR="003100A0">
          <w:t xml:space="preserve"> editace</w:t>
        </w:r>
      </w:ins>
    </w:p>
    <w:p w:rsidR="0079377A" w:rsidRDefault="009468BC" w:rsidP="009468BC">
      <w:pPr>
        <w:rPr>
          <w:ins w:id="43" w:author="raugustyn" w:date="2014-11-23T12:12:00Z"/>
        </w:rPr>
      </w:pPr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ins w:id="44" w:author="raugustyn" w:date="2014-11-23T14:49:00Z">
        <w:r w:rsidR="00271062">
          <w:t>, modulární</w:t>
        </w:r>
      </w:ins>
      <w:ins w:id="45" w:author="raugustyn" w:date="2014-11-23T11:36:00Z">
        <w:r w:rsidR="003100A0">
          <w:t xml:space="preserve"> a konfigurovatelná</w:t>
        </w:r>
      </w:ins>
      <w:r>
        <w:t>.</w:t>
      </w:r>
      <w:del w:id="46" w:author="raugustyn" w:date="2014-11-23T11:40:00Z">
        <w:r w:rsidDel="003100A0">
          <w:delText xml:space="preserve"> </w:delText>
        </w:r>
      </w:del>
      <w:ins w:id="47" w:author="raugustyn" w:date="2014-11-23T11:39:00Z">
        <w:r w:rsidR="003100A0">
          <w:t>K</w:t>
        </w:r>
      </w:ins>
      <w:ins w:id="48" w:author="raugustyn" w:date="2014-11-23T11:40:00Z">
        <w:r w:rsidR="003100A0">
          <w:t>o</w:t>
        </w:r>
      </w:ins>
      <w:ins w:id="49" w:author="raugustyn" w:date="2014-11-23T11:39:00Z">
        <w:r w:rsidR="003100A0">
          <w:t xml:space="preserve">nfigurace </w:t>
        </w:r>
      </w:ins>
      <w:ins w:id="50" w:author="raugustyn" w:date="2014-11-23T11:40:00Z">
        <w:r w:rsidR="003100A0">
          <w:t>je založena na textových souborech s příponou CFG.</w:t>
        </w:r>
      </w:ins>
      <w:ins w:id="51" w:author="raugustyn" w:date="2014-11-23T14:50:00Z">
        <w:r w:rsidR="00271062">
          <w:t xml:space="preserve"> Za účelem možnosti nasazení jednotlivých modulů samostatně mají jednotlivé moduly samostatné konfigurační soubory, které </w:t>
        </w:r>
      </w:ins>
      <w:ins w:id="52" w:author="raugustyn" w:date="2014-11-23T14:51:00Z">
        <w:r w:rsidR="00271062">
          <w:t>na sebe navzájem navazují.</w:t>
        </w:r>
      </w:ins>
    </w:p>
    <w:p w:rsidR="00271062" w:rsidRDefault="003100A0" w:rsidP="009468BC">
      <w:pPr>
        <w:rPr>
          <w:ins w:id="53" w:author="raugustyn" w:date="2014-11-23T14:52:00Z"/>
        </w:rPr>
      </w:pPr>
      <w:ins w:id="54" w:author="raugustyn" w:date="2014-11-23T11:40:00Z">
        <w:r>
          <w:lastRenderedPageBreak/>
          <w:t xml:space="preserve">Umístění těchto souborů je </w:t>
        </w:r>
      </w:ins>
      <w:ins w:id="55" w:author="raugustyn" w:date="2014-11-23T14:52:00Z">
        <w:r w:rsidR="00271062">
          <w:t xml:space="preserve">možné </w:t>
        </w:r>
      </w:ins>
      <w:ins w:id="56" w:author="raugustyn" w:date="2014-11-23T11:40:00Z">
        <w:r>
          <w:t>kdekoli na stejném disku jako adresář s knihovnou</w:t>
        </w:r>
      </w:ins>
      <w:ins w:id="57" w:author="raugustyn" w:date="2014-11-23T12:12:00Z">
        <w:r w:rsidR="0079377A">
          <w:t xml:space="preserve"> R</w:t>
        </w:r>
        <w:r w:rsidR="00A93F03">
          <w:t>ÚIAN </w:t>
        </w:r>
        <w:proofErr w:type="spellStart"/>
        <w:r w:rsidR="00A93F03">
          <w:t>Toolbox</w:t>
        </w:r>
        <w:proofErr w:type="spellEnd"/>
        <w:r w:rsidR="00A93F03">
          <w:t>, implicitně p</w:t>
        </w:r>
        <w:r w:rsidR="0075221F">
          <w:t>římo v t</w:t>
        </w:r>
        <w:r w:rsidR="00271062">
          <w:t>omto adresáři.</w:t>
        </w:r>
      </w:ins>
      <w:ins w:id="58" w:author="raugustyn" w:date="2014-11-23T14:55:00Z">
        <w:r w:rsidR="00271062">
          <w:t xml:space="preserve"> Přednost mají soubory z vyšších adresářů.</w:t>
        </w:r>
      </w:ins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  <w:rPr>
          <w:ins w:id="59" w:author="raugustyn" w:date="2014-11-23T11:40:00Z"/>
        </w:rPr>
      </w:pPr>
      <w:ins w:id="60" w:author="raugustyn" w:date="2014-11-23T14:52:00Z">
        <w:r>
          <w:t xml:space="preserve">Pozn. </w:t>
        </w:r>
      </w:ins>
      <w:ins w:id="61" w:author="raugustyn" w:date="2014-11-23T12:12:00Z">
        <w:r w:rsidR="0075221F">
          <w:t>Toho můžeme využít při aktualizaci knihovny</w:t>
        </w:r>
      </w:ins>
      <w:ins w:id="62" w:author="raugustyn" w:date="2014-11-23T14:55:00Z">
        <w:r>
          <w:t>.</w:t>
        </w:r>
      </w:ins>
      <w:ins w:id="63" w:author="raugustyn" w:date="2014-11-23T14:52:00Z">
        <w:r>
          <w:t xml:space="preserve"> Pokud umístníme konfigura</w:t>
        </w:r>
      </w:ins>
      <w:ins w:id="64" w:author="raugustyn" w:date="2014-11-23T14:53:00Z">
        <w:r>
          <w:t>ční soubory do nadřízeném adresáře, bude aktualizace knihovny RÚIAN </w:t>
        </w:r>
        <w:proofErr w:type="spellStart"/>
        <w:r>
          <w:t>Toolbox</w:t>
        </w:r>
        <w:proofErr w:type="spellEnd"/>
        <w:r>
          <w:t xml:space="preserve"> spočívat v pouhém nahrazení adresáře knihovny novou verzí.</w:t>
        </w:r>
      </w:ins>
    </w:p>
    <w:p w:rsidR="009468BC" w:rsidRDefault="009468BC" w:rsidP="009468BC">
      <w:r>
        <w:t xml:space="preserve">Konfigurační soubory s příponou CFG jsou </w:t>
      </w:r>
      <w:del w:id="65" w:author="raugustyn" w:date="2014-11-23T12:11:00Z">
        <w:r w:rsidDel="0079377A">
          <w:delText xml:space="preserve">proto </w:delText>
        </w:r>
      </w:del>
      <w:r>
        <w:t xml:space="preserve">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ins w:id="66" w:author="raugustyn" w:date="2014-11-23T12:42:00Z">
        <w:r w:rsidR="006D1F48">
          <w:t xml:space="preserve">například </w:t>
        </w:r>
      </w:ins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67" w:name="_Toc400881894"/>
      <w:bookmarkStart w:id="68" w:name="_Toc404519575"/>
      <w:r>
        <w:lastRenderedPageBreak/>
        <w:t xml:space="preserve">RÚIAN </w:t>
      </w:r>
      <w:proofErr w:type="spellStart"/>
      <w:r>
        <w:t>Downloader</w:t>
      </w:r>
      <w:bookmarkEnd w:id="67"/>
      <w:bookmarkEnd w:id="68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69" w:name="_Toc400881895"/>
      <w:bookmarkStart w:id="70" w:name="_Toc404519576"/>
      <w:r>
        <w:t>Instalace</w:t>
      </w:r>
      <w:bookmarkEnd w:id="69"/>
      <w:bookmarkEnd w:id="70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del w:id="71" w:author="raugustyn" w:date="2014-11-23T12:11:00Z">
        <w:r w:rsidR="00FE119B" w:rsidDel="00BC3288">
          <w:delText xml:space="preserve">který </w:delText>
        </w:r>
      </w:del>
      <w:ins w:id="72" w:author="raugustyn" w:date="2014-11-23T12:11:00Z">
        <w:r w:rsidR="00BC3288">
          <w:t xml:space="preserve">která </w:t>
        </w:r>
      </w:ins>
      <w:r w:rsidR="00FE119B">
        <w:t>neobsahuje mezery ani znaky s diakritikou.</w:t>
      </w:r>
    </w:p>
    <w:p w:rsidR="00F0334D" w:rsidRDefault="00EC6DD1" w:rsidP="00EC6DD1">
      <w:pPr>
        <w:pStyle w:val="Nadpis3"/>
      </w:pPr>
      <w:bookmarkStart w:id="73" w:name="_Toc400881897"/>
      <w:bookmarkStart w:id="74" w:name="_Toc404519577"/>
      <w:r>
        <w:t>Důležité soubory</w:t>
      </w:r>
      <w:bookmarkEnd w:id="73"/>
      <w:bookmarkEnd w:id="74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EC6DD1">
        <w:tc>
          <w:tcPr>
            <w:tcW w:w="2437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F0334D" w:rsidRPr="00910431" w:rsidRDefault="00F0334D" w:rsidP="004F40F9">
      <w:pPr>
        <w:pStyle w:val="Nadpis3"/>
      </w:pPr>
      <w:bookmarkStart w:id="75" w:name="_Toc400881898"/>
      <w:bookmarkStart w:id="76" w:name="_Toc404519578"/>
      <w:r>
        <w:lastRenderedPageBreak/>
        <w:t>Konfigurace</w:t>
      </w:r>
      <w:bookmarkEnd w:id="75"/>
      <w:bookmarkEnd w:id="76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77" w:name="_Toc400881899"/>
      <w:r>
        <w:t xml:space="preserve">Adresář se staženými daty </w:t>
      </w:r>
      <w:proofErr w:type="spellStart"/>
      <w:r>
        <w:t>DataDir</w:t>
      </w:r>
      <w:bookmarkEnd w:id="77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78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78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79" w:name="_Toc400881901"/>
      <w:r>
        <w:t xml:space="preserve">Nastavení rozsahu stahování </w:t>
      </w:r>
      <w:proofErr w:type="spellStart"/>
      <w:r w:rsidRPr="00626B0D">
        <w:t>DownloadFullDatabase</w:t>
      </w:r>
      <w:bookmarkEnd w:id="79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80" w:name="_Toc400881902"/>
      <w:r>
        <w:t xml:space="preserve">Spouštění importu do databáze </w:t>
      </w:r>
      <w:proofErr w:type="spellStart"/>
      <w:r>
        <w:t>RunImporter</w:t>
      </w:r>
      <w:bookmarkEnd w:id="80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81" w:name="_Toc400881904"/>
      <w:r>
        <w:t xml:space="preserve">Zamezení načítání historických dat </w:t>
      </w:r>
      <w:proofErr w:type="spellStart"/>
      <w:r>
        <w:t>IgnoreHistoricalData</w:t>
      </w:r>
      <w:bookmarkEnd w:id="81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82" w:name="_Toc400881905"/>
      <w:r>
        <w:t>Příklad nastaveného konfiguračního souboru</w:t>
      </w:r>
      <w:bookmarkEnd w:id="82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83" w:name="_Toc400881907"/>
      <w:bookmarkStart w:id="84" w:name="_Toc404519579"/>
      <w:r>
        <w:t xml:space="preserve">Spouštění modulu </w:t>
      </w:r>
      <w:proofErr w:type="spellStart"/>
      <w:r>
        <w:t>RUIANDownloader</w:t>
      </w:r>
      <w:bookmarkEnd w:id="83"/>
      <w:bookmarkEnd w:id="84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FE212B">
        <w:t>.</w:t>
      </w:r>
    </w:p>
    <w:p w:rsidR="00F0334D" w:rsidRDefault="00F0334D" w:rsidP="004F40F9">
      <w:pPr>
        <w:spacing w:before="240"/>
        <w:jc w:val="center"/>
        <w:rPr>
          <w:ins w:id="85" w:author="raugustyn" w:date="2014-11-23T15:15:00Z"/>
        </w:rPr>
      </w:pPr>
      <w:r>
        <w:rPr>
          <w:noProof/>
          <w:lang w:val="en-US" w:eastAsia="en-US"/>
        </w:rPr>
        <w:drawing>
          <wp:inline distT="0" distB="0" distL="0" distR="0">
            <wp:extent cx="5350392" cy="2805598"/>
            <wp:effectExtent l="19050" t="0" r="2658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34" cy="280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ins w:id="86" w:author="raugustyn" w:date="2014-11-23T15:15:00Z">
        <w:r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</w:ins>
      <w:r w:rsidR="002479CF">
        <w:fldChar w:fldCharType="separate"/>
      </w:r>
      <w:ins w:id="87" w:author="raugustyn" w:date="2014-11-23T15:15:00Z">
        <w:r>
          <w:rPr>
            <w:noProof/>
          </w:rPr>
          <w:t>4</w:t>
        </w:r>
        <w:r w:rsidR="002479CF">
          <w:fldChar w:fldCharType="end"/>
        </w:r>
        <w:r>
          <w:t xml:space="preserve"> </w:t>
        </w:r>
        <w:proofErr w:type="spellStart"/>
        <w:r>
          <w:t>Statové</w:t>
        </w:r>
        <w:proofErr w:type="spellEnd"/>
        <w:r>
          <w:t xml:space="preserve"> okno modulu RÚIAN </w:t>
        </w:r>
        <w:proofErr w:type="spellStart"/>
        <w:r>
          <w:t>Downloader</w:t>
        </w:r>
      </w:ins>
      <w:proofErr w:type="spellEnd"/>
    </w:p>
    <w:p w:rsidR="001E119D" w:rsidRDefault="001E119D" w:rsidP="00EC6DD1">
      <w:pPr>
        <w:pStyle w:val="Nadpis2"/>
      </w:pPr>
      <w:bookmarkStart w:id="88" w:name="_Toc404519580"/>
      <w:r>
        <w:lastRenderedPageBreak/>
        <w:t>Výsledky stahování</w:t>
      </w:r>
      <w:bookmarkEnd w:id="88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ins w:id="89" w:author="raugustyn" w:date="2014-11-23T15:14:00Z">
        <w:r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</w:ins>
      <w:r w:rsidR="002479CF">
        <w:fldChar w:fldCharType="separate"/>
      </w:r>
      <w:ins w:id="90" w:author="raugustyn" w:date="2014-11-23T15:15:00Z">
        <w:r>
          <w:rPr>
            <w:noProof/>
          </w:rPr>
          <w:t>5</w:t>
        </w:r>
      </w:ins>
      <w:ins w:id="91" w:author="raugustyn" w:date="2014-11-23T15:14:00Z">
        <w:r w:rsidR="002479CF">
          <w:fldChar w:fldCharType="end"/>
        </w:r>
        <w:r>
          <w:t xml:space="preserve"> Stažená stavová data RÚIAN včetně aktualizací</w:t>
        </w:r>
      </w:ins>
    </w:p>
    <w:p w:rsidR="001E119D" w:rsidRDefault="001E119D" w:rsidP="001E119D">
      <w:pPr>
        <w:pStyle w:val="Nadpis3"/>
      </w:pPr>
      <w:bookmarkStart w:id="92" w:name="_Toc400881913"/>
      <w:bookmarkStart w:id="93" w:name="_Toc404519581"/>
      <w:bookmarkStart w:id="94" w:name="_Toc400881908"/>
      <w:proofErr w:type="spellStart"/>
      <w:r>
        <w:lastRenderedPageBreak/>
        <w:t>RUIANDownlaoder.log</w:t>
      </w:r>
      <w:bookmarkEnd w:id="92"/>
      <w:bookmarkEnd w:id="93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95" w:name="_Toc389079008"/>
      <w:bookmarkStart w:id="96" w:name="_Toc404519582"/>
      <w:bookmarkEnd w:id="94"/>
      <w:r>
        <w:lastRenderedPageBreak/>
        <w:t xml:space="preserve">RÚIAN </w:t>
      </w:r>
      <w:proofErr w:type="spellStart"/>
      <w:r>
        <w:t>Importer</w:t>
      </w:r>
      <w:bookmarkEnd w:id="95"/>
      <w:bookmarkEnd w:id="96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ins w:id="97" w:author="raugustyn" w:date="2014-11-23T15:15:00Z">
          <w:r w:rsidR="004F40F9">
            <w:rPr>
              <w:noProof/>
            </w:rPr>
            <w:t>6</w:t>
          </w:r>
        </w:ins>
        <w:del w:id="98" w:author="raugustyn" w:date="2014-11-23T15:14:00Z">
          <w:r w:rsidR="004F40F9" w:rsidDel="004F40F9">
            <w:rPr>
              <w:noProof/>
            </w:rPr>
            <w:delText>4</w:delText>
          </w:r>
        </w:del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99" w:name="_Toc389079009"/>
      <w:bookmarkStart w:id="100" w:name="_Toc404519583"/>
      <w:r>
        <w:t>Instalace</w:t>
      </w:r>
      <w:bookmarkEnd w:id="99"/>
      <w:bookmarkEnd w:id="100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101" w:name="_Toc389079011"/>
      <w:bookmarkStart w:id="102" w:name="_Toc404519584"/>
      <w:r>
        <w:t xml:space="preserve">Modul </w:t>
      </w:r>
      <w:proofErr w:type="spellStart"/>
      <w:r>
        <w:t>RUIANImporter</w:t>
      </w:r>
      <w:bookmarkEnd w:id="101"/>
      <w:bookmarkEnd w:id="102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CB3646">
        <w:tc>
          <w:tcPr>
            <w:tcW w:w="2437" w:type="dxa"/>
            <w:shd w:val="clear" w:color="auto" w:fill="auto"/>
          </w:tcPr>
          <w:p w:rsidR="00C256E6" w:rsidRDefault="00F6629E" w:rsidP="00F6629E">
            <w:pPr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C256E6">
            <w:pPr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C256E6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103" w:name="_Toc389079012"/>
      <w:bookmarkStart w:id="104" w:name="_Toc404519585"/>
      <w:r>
        <w:lastRenderedPageBreak/>
        <w:t>Konfigurace</w:t>
      </w:r>
      <w:bookmarkEnd w:id="103"/>
      <w:bookmarkEnd w:id="104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203"/>
        <w:gridCol w:w="6930"/>
      </w:tblGrid>
      <w:tr w:rsidR="00C256E6" w:rsidRPr="00500EF6" w:rsidTr="00CB3646">
        <w:tc>
          <w:tcPr>
            <w:tcW w:w="207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93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CB3646">
        <w:tc>
          <w:tcPr>
            <w:tcW w:w="207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93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ins w:id="105" w:author="raugustyn" w:date="2014-11-23T13:47:00Z">
              <w:r>
                <w:t xml:space="preserve">Omezení na vyjmenované </w:t>
              </w:r>
            </w:ins>
            <w:del w:id="106" w:author="raugustyn" w:date="2014-11-23T13:47:00Z">
              <w:r w:rsidR="00C256E6" w:rsidDel="00894760">
                <w:delText>V</w:delText>
              </w:r>
            </w:del>
            <w:ins w:id="107" w:author="raugustyn" w:date="2014-11-23T13:47:00Z">
              <w:r>
                <w:t>v</w:t>
              </w:r>
            </w:ins>
            <w:r w:rsidR="00C256E6">
              <w:t>rstvy, která z dat RÚIAN načítat</w:t>
            </w:r>
            <w:ins w:id="108" w:author="raugustyn" w:date="2014-11-23T13:48:00Z">
              <w:r>
                <w:t>, oddělené čárkou. I</w:t>
              </w:r>
            </w:ins>
            <w:ins w:id="109" w:author="raugustyn" w:date="2014-11-23T13:46:00Z">
              <w:r>
                <w:t xml:space="preserve">mplicitní hodnota je </w:t>
              </w:r>
            </w:ins>
            <w:proofErr w:type="spellStart"/>
            <w:ins w:id="110" w:author="raugustyn" w:date="2014-11-23T13:47:00Z">
              <w:r w:rsidRPr="00894760">
                <w:t>AdresniMista</w:t>
              </w:r>
              <w:proofErr w:type="spellEnd"/>
              <w:r w:rsidRPr="00894760">
                <w:t>,Ulice,</w:t>
              </w:r>
              <w:proofErr w:type="spellStart"/>
              <w:r w:rsidRPr="00894760">
                <w:t>StavebniObjekty</w:t>
              </w:r>
              <w:proofErr w:type="spellEnd"/>
              <w:r w:rsidRPr="00894760">
                <w:t>,</w:t>
              </w:r>
              <w:proofErr w:type="spellStart"/>
              <w:r w:rsidRPr="00894760">
                <w:t>CastiObci</w:t>
              </w:r>
              <w:proofErr w:type="spellEnd"/>
              <w:r w:rsidRPr="00894760">
                <w:t>,Obce,Mop,</w:t>
              </w:r>
              <w:proofErr w:type="spellStart"/>
              <w:r w:rsidRPr="00894760">
                <w:t>Momc</w:t>
              </w:r>
              <w:proofErr w:type="spellEnd"/>
              <w:r>
                <w:t xml:space="preserve">, tj. pouze tabulky potřebné pro využití adres. </w:t>
              </w:r>
            </w:ins>
          </w:p>
        </w:tc>
      </w:tr>
      <w:tr w:rsidR="00E52576" w:rsidRPr="002969F1" w:rsidTr="00CB3646">
        <w:tc>
          <w:tcPr>
            <w:tcW w:w="207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126DD7" w:rsidRPr="002969F1" w:rsidTr="00CB3646">
        <w:tc>
          <w:tcPr>
            <w:tcW w:w="207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93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C256E6" w:rsidRDefault="00C256E6" w:rsidP="00C256E6">
      <w:pPr>
        <w:pStyle w:val="Nadpis4"/>
      </w:pPr>
      <w:bookmarkStart w:id="111" w:name="_Toc389079016"/>
      <w:r>
        <w:t>Příklad nastaveného konfiguračního souboru</w:t>
      </w:r>
      <w:bookmarkEnd w:id="111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112" w:name="_Toc389079017"/>
      <w:bookmarkStart w:id="113" w:name="_Toc404519586"/>
      <w:r>
        <w:lastRenderedPageBreak/>
        <w:t xml:space="preserve">Spouštění modulu </w:t>
      </w:r>
      <w:proofErr w:type="spellStart"/>
      <w:r>
        <w:t>RUIANImporter</w:t>
      </w:r>
      <w:bookmarkEnd w:id="112"/>
      <w:bookmarkEnd w:id="113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ins w:id="114" w:author="raugustyn" w:date="2014-11-23T13:48:00Z">
        <w:r>
          <w:t>Importní modul zapisuje hlavní informace do souborů s příponou LOG ve stejném adresáři, ve kterém jsou umístěna stažená data R</w:t>
        </w:r>
      </w:ins>
      <w:ins w:id="115" w:author="raugustyn" w:date="2014-11-23T13:49:00Z">
        <w:r>
          <w:t>ÚIAN.</w:t>
        </w:r>
      </w:ins>
    </w:p>
    <w:p w:rsidR="00C256E6" w:rsidRDefault="004F40F9" w:rsidP="004F40F9">
      <w:pPr>
        <w:keepNext/>
        <w:spacing w:before="240"/>
      </w:pPr>
      <w:r w:rsidRPr="004F40F9">
        <w:rPr>
          <w:noProof/>
          <w:lang w:val="en-US" w:eastAsia="en-US"/>
        </w:rPr>
        <w:drawing>
          <wp:inline distT="0" distB="0" distL="0" distR="0">
            <wp:extent cx="5760720" cy="2331984"/>
            <wp:effectExtent l="19050" t="0" r="0" b="0"/>
            <wp:docPr id="40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  <w:rPr>
          <w:ins w:id="116" w:author="raugustyn" w:date="2014-11-23T15:14:00Z"/>
        </w:rPr>
      </w:pPr>
      <w:proofErr w:type="spellStart"/>
      <w:ins w:id="117" w:author="raugustyn" w:date="2014-11-23T15:14:00Z">
        <w:r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  <w:r w:rsidR="002479CF">
          <w:fldChar w:fldCharType="separate"/>
        </w:r>
      </w:ins>
      <w:ins w:id="118" w:author="raugustyn" w:date="2014-11-23T15:15:00Z">
        <w:r>
          <w:rPr>
            <w:noProof/>
          </w:rPr>
          <w:t>7</w:t>
        </w:r>
      </w:ins>
      <w:ins w:id="119" w:author="raugustyn" w:date="2014-11-23T15:14:00Z">
        <w:r w:rsidR="002479CF">
          <w:fldChar w:fldCharType="end"/>
        </w:r>
        <w:r>
          <w:t xml:space="preserve"> Stavové okno modulu RÚIAN </w:t>
        </w:r>
        <w:proofErr w:type="spellStart"/>
        <w:r>
          <w:t>Importer</w:t>
        </w:r>
        <w:proofErr w:type="spellEnd"/>
        <w:r>
          <w:t xml:space="preserve"> při aktualizaci databáze</w:t>
        </w:r>
      </w:ins>
    </w:p>
    <w:p w:rsidR="00C256E6" w:rsidRDefault="00C256E6" w:rsidP="00E8116B">
      <w:pPr>
        <w:pStyle w:val="Nadpis2"/>
        <w:keepLines/>
        <w:rPr>
          <w:ins w:id="120" w:author="raugustyn" w:date="2014-11-23T12:48:00Z"/>
        </w:rPr>
      </w:pPr>
      <w:bookmarkStart w:id="121" w:name="_Toc404519587"/>
      <w:r>
        <w:t>Výsledky importu</w:t>
      </w:r>
      <w:bookmarkEnd w:id="121"/>
    </w:p>
    <w:p w:rsidR="00E8116B" w:rsidRPr="00E8116B" w:rsidRDefault="00E8116B" w:rsidP="00E8116B">
      <w:pPr>
        <w:keepNext/>
        <w:keepLines/>
      </w:pPr>
      <w:ins w:id="122" w:author="raugustyn" w:date="2014-11-23T12:48:00Z">
        <w:r>
          <w:t>Výsledkem importu je vytvoření, případně aktualizace repliky databáze R</w:t>
        </w:r>
      </w:ins>
      <w:ins w:id="123" w:author="raugustyn" w:date="2014-11-23T12:49:00Z">
        <w:r>
          <w:t>ÚIAN podle nastavených parametrů.</w:t>
        </w:r>
      </w:ins>
    </w:p>
    <w:p w:rsidR="00E3500D" w:rsidRDefault="00E3500D" w:rsidP="00E3500D">
      <w:pPr>
        <w:rPr>
          <w:ins w:id="124" w:author="raugustyn" w:date="2014-11-23T12:49:00Z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ins w:id="125" w:author="raugustyn" w:date="2014-11-23T12:50:00Z">
        <w:r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</w:ins>
      <w:r w:rsidR="002479CF">
        <w:fldChar w:fldCharType="separate"/>
      </w:r>
      <w:ins w:id="126" w:author="raugustyn" w:date="2014-11-23T15:15:00Z">
        <w:r w:rsidR="004F40F9">
          <w:rPr>
            <w:noProof/>
          </w:rPr>
          <w:t>8</w:t>
        </w:r>
      </w:ins>
      <w:del w:id="127" w:author="raugustyn" w:date="2014-11-23T15:14:00Z">
        <w:r w:rsidR="004F40F9" w:rsidDel="004F40F9">
          <w:rPr>
            <w:noProof/>
          </w:rPr>
          <w:delText>6</w:delText>
        </w:r>
      </w:del>
      <w:ins w:id="128" w:author="raugustyn" w:date="2014-11-23T12:50:00Z">
        <w:r w:rsidR="002479CF">
          <w:fldChar w:fldCharType="end"/>
        </w:r>
        <w:r>
          <w:t xml:space="preserve"> Úplná replika databáze RÚIAN</w:t>
        </w:r>
      </w:ins>
    </w:p>
    <w:p w:rsidR="00E3500D" w:rsidRDefault="00E3500D" w:rsidP="00E8116B">
      <w:pPr>
        <w:jc w:val="center"/>
        <w:rPr>
          <w:ins w:id="129" w:author="raugustyn" w:date="2014-11-23T12:50:00Z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ns w:id="130" w:author="raugustyn" w:date="2014-11-23T12:51:00Z"/>
          <w:i/>
          <w:noProof/>
        </w:rPr>
      </w:pPr>
      <w:proofErr w:type="spellStart"/>
      <w:ins w:id="131" w:author="raugustyn" w:date="2014-11-23T12:51:00Z">
        <w:r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</w:ins>
      <w:r w:rsidR="002479CF">
        <w:fldChar w:fldCharType="separate"/>
      </w:r>
      <w:ins w:id="132" w:author="raugustyn" w:date="2014-11-23T15:15:00Z">
        <w:r w:rsidR="004F40F9">
          <w:rPr>
            <w:noProof/>
          </w:rPr>
          <w:t>9</w:t>
        </w:r>
      </w:ins>
      <w:del w:id="133" w:author="raugustyn" w:date="2014-11-23T15:14:00Z">
        <w:r w:rsidR="004F40F9" w:rsidDel="004F40F9">
          <w:rPr>
            <w:noProof/>
          </w:rPr>
          <w:delText>7</w:delText>
        </w:r>
      </w:del>
      <w:ins w:id="134" w:author="raugustyn" w:date="2014-11-23T12:51:00Z">
        <w:r w:rsidR="002479CF">
          <w:fldChar w:fldCharType="end"/>
        </w:r>
        <w:r>
          <w:t xml:space="preserve"> Obsah tabulky </w:t>
        </w:r>
        <w:r w:rsidRPr="007747DE">
          <w:rPr>
            <w:i/>
            <w:noProof/>
          </w:rPr>
          <w:t>části obcí</w:t>
        </w:r>
      </w:ins>
    </w:p>
    <w:p w:rsidR="00E8116B" w:rsidRDefault="00EE7D61" w:rsidP="00894760">
      <w:pPr>
        <w:pStyle w:val="Nadpis3"/>
        <w:keepLines/>
        <w:rPr>
          <w:ins w:id="135" w:author="raugustyn" w:date="2014-11-23T13:13:00Z"/>
        </w:rPr>
      </w:pPr>
      <w:bookmarkStart w:id="136" w:name="_Toc404519588"/>
      <w:ins w:id="137" w:author="raugustyn" w:date="2014-11-23T13:08:00Z">
        <w:r>
          <w:t xml:space="preserve">Detailní informace o importech a </w:t>
        </w:r>
      </w:ins>
      <w:ins w:id="138" w:author="raugustyn" w:date="2014-11-23T13:13:00Z">
        <w:r>
          <w:t>aktuálnost</w:t>
        </w:r>
      </w:ins>
      <w:ins w:id="139" w:author="raugustyn" w:date="2014-11-23T13:08:00Z">
        <w:r>
          <w:t xml:space="preserve"> databáze</w:t>
        </w:r>
      </w:ins>
      <w:bookmarkEnd w:id="136"/>
    </w:p>
    <w:p w:rsidR="00EE7D61" w:rsidRDefault="00EE7D61" w:rsidP="00894760">
      <w:pPr>
        <w:keepNext/>
        <w:keepLines/>
        <w:rPr>
          <w:ins w:id="140" w:author="raugustyn" w:date="2014-11-23T13:15:00Z"/>
        </w:rPr>
      </w:pPr>
      <w:ins w:id="141" w:author="raugustyn" w:date="2014-11-23T13:13:00Z">
        <w:r>
          <w:t xml:space="preserve">Detailní informace </w:t>
        </w:r>
      </w:ins>
      <w:ins w:id="142" w:author="raugustyn" w:date="2014-11-23T13:34:00Z">
        <w:r w:rsidR="00443E58">
          <w:t xml:space="preserve">o stavu a obsahu databáze, nad kterou služby běží je možné získat pomocí odkazu v dolní části </w:t>
        </w:r>
      </w:ins>
      <w:ins w:id="143" w:author="raugustyn" w:date="2014-11-23T13:35:00Z">
        <w:r w:rsidR="00443E58">
          <w:t>úvodní stránky portálu.</w:t>
        </w:r>
      </w:ins>
      <w:ins w:id="144" w:author="raugustyn" w:date="2014-11-23T14:42:00Z">
        <w:r w:rsidR="00883B4C">
          <w:t xml:space="preserve"> Informace jsou uloženy na serveru v adresáři se staženými daty RÚIAN.</w:t>
        </w:r>
      </w:ins>
    </w:p>
    <w:p w:rsidR="00EE7D61" w:rsidRDefault="00127CE1" w:rsidP="00894760">
      <w:pPr>
        <w:spacing w:before="240"/>
        <w:rPr>
          <w:ins w:id="145" w:author="raugustyn" w:date="2014-11-23T13:33:00Z"/>
        </w:rPr>
      </w:pPr>
      <w:ins w:id="146" w:author="raugustyn" w:date="2014-11-23T13:13:00Z">
        <w:r>
          <w:rPr>
            <w:noProof/>
            <w:lang w:val="en-US" w:eastAsia="en-US"/>
          </w:rPr>
          <w:drawing>
            <wp:inline distT="0" distB="0" distL="0" distR="0">
              <wp:extent cx="5752465" cy="4327525"/>
              <wp:effectExtent l="19050" t="0" r="635" b="0"/>
              <wp:docPr id="6" name="obrázek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4327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443E58" w:rsidRDefault="00443E58" w:rsidP="00443E58">
      <w:pPr>
        <w:pStyle w:val="Titulek"/>
        <w:rPr>
          <w:ins w:id="147" w:author="raugustyn" w:date="2014-11-23T13:15:00Z"/>
        </w:rPr>
      </w:pPr>
      <w:proofErr w:type="spellStart"/>
      <w:ins w:id="148" w:author="raugustyn" w:date="2014-11-23T13:34:00Z">
        <w:r>
          <w:lastRenderedPageBreak/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</w:ins>
      <w:r w:rsidR="002479CF">
        <w:fldChar w:fldCharType="separate"/>
      </w:r>
      <w:ins w:id="149" w:author="raugustyn" w:date="2014-11-23T15:15:00Z">
        <w:r w:rsidR="004F40F9">
          <w:rPr>
            <w:noProof/>
          </w:rPr>
          <w:t>10</w:t>
        </w:r>
      </w:ins>
      <w:del w:id="150" w:author="raugustyn" w:date="2014-11-23T15:14:00Z">
        <w:r w:rsidR="004F40F9" w:rsidDel="004F40F9">
          <w:rPr>
            <w:noProof/>
          </w:rPr>
          <w:delText>8</w:delText>
        </w:r>
      </w:del>
      <w:ins w:id="151" w:author="raugustyn" w:date="2014-11-23T13:34:00Z">
        <w:r w:rsidR="002479CF">
          <w:fldChar w:fldCharType="end"/>
        </w:r>
        <w:r>
          <w:t xml:space="preserve"> Odkaz na detailní informace na portálu služeb</w:t>
        </w:r>
      </w:ins>
    </w:p>
    <w:p w:rsidR="007D603E" w:rsidRDefault="007D603E" w:rsidP="00EE7D61">
      <w:pPr>
        <w:rPr>
          <w:ins w:id="152" w:author="raugustyn" w:date="2014-11-23T13:15:00Z"/>
        </w:rPr>
      </w:pPr>
    </w:p>
    <w:p w:rsidR="007D603E" w:rsidRDefault="00894760" w:rsidP="00443E58">
      <w:pPr>
        <w:jc w:val="center"/>
        <w:rPr>
          <w:ins w:id="153" w:author="raugustyn" w:date="2014-11-23T13:39:00Z"/>
        </w:rPr>
      </w:pPr>
      <w:ins w:id="154" w:author="raugustyn" w:date="2014-11-23T13:45:00Z">
        <w:r w:rsidRPr="00894760">
          <w:t xml:space="preserve"> </w:t>
        </w:r>
      </w:ins>
      <w:ins w:id="155" w:author="raugustyn" w:date="2014-11-23T14:38:00Z">
        <w:r w:rsidR="00127CE1">
          <w:rPr>
            <w:noProof/>
            <w:lang w:val="en-US" w:eastAsia="en-US"/>
          </w:rPr>
          <w:drawing>
            <wp:inline distT="0" distB="0" distL="0" distR="0">
              <wp:extent cx="5433060" cy="3116580"/>
              <wp:effectExtent l="19050" t="0" r="0" b="0"/>
              <wp:docPr id="16" name="obrázek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3060" cy="31165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4A2008" w:rsidRPr="004A2008">
          <w:t xml:space="preserve"> </w:t>
        </w:r>
      </w:ins>
    </w:p>
    <w:p w:rsidR="00443E58" w:rsidRDefault="00443E58" w:rsidP="00443E58">
      <w:pPr>
        <w:pStyle w:val="Titulek"/>
        <w:rPr>
          <w:ins w:id="156" w:author="raugustyn" w:date="2014-11-23T13:43:00Z"/>
        </w:rPr>
      </w:pPr>
      <w:proofErr w:type="spellStart"/>
      <w:ins w:id="157" w:author="raugustyn" w:date="2014-11-23T13:43:00Z">
        <w:r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</w:ins>
      <w:r w:rsidR="002479CF">
        <w:fldChar w:fldCharType="separate"/>
      </w:r>
      <w:ins w:id="158" w:author="raugustyn" w:date="2014-11-23T15:15:00Z">
        <w:r w:rsidR="004F40F9">
          <w:rPr>
            <w:noProof/>
          </w:rPr>
          <w:t>11</w:t>
        </w:r>
      </w:ins>
      <w:del w:id="159" w:author="raugustyn" w:date="2014-11-23T15:14:00Z">
        <w:r w:rsidR="004F40F9" w:rsidDel="004F40F9">
          <w:rPr>
            <w:noProof/>
          </w:rPr>
          <w:delText>9</w:delText>
        </w:r>
      </w:del>
      <w:ins w:id="160" w:author="raugustyn" w:date="2014-11-23T13:43:00Z">
        <w:r w:rsidR="002479CF">
          <w:fldChar w:fldCharType="end"/>
        </w:r>
        <w:r>
          <w:t xml:space="preserve"> Stránka se stavem importů z databáze RÚIAN</w:t>
        </w:r>
      </w:ins>
    </w:p>
    <w:p w:rsidR="00443E58" w:rsidRDefault="00127CE1" w:rsidP="004A2008">
      <w:pPr>
        <w:jc w:val="center"/>
        <w:rPr>
          <w:ins w:id="161" w:author="raugustyn" w:date="2014-11-23T13:44:00Z"/>
        </w:rPr>
      </w:pPr>
      <w:ins w:id="162" w:author="raugustyn" w:date="2014-11-23T14:37:00Z">
        <w:r>
          <w:rPr>
            <w:noProof/>
            <w:lang w:val="en-US" w:eastAsia="en-US"/>
          </w:rPr>
          <w:drawing>
            <wp:inline distT="0" distB="0" distL="0" distR="0">
              <wp:extent cx="5433060" cy="3116580"/>
              <wp:effectExtent l="19050" t="0" r="0" b="0"/>
              <wp:docPr id="14" name="obrázek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3060" cy="31165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94760" w:rsidRPr="00443E58" w:rsidRDefault="00894760" w:rsidP="00894760">
      <w:pPr>
        <w:pStyle w:val="Titulek"/>
      </w:pPr>
      <w:proofErr w:type="spellStart"/>
      <w:ins w:id="163" w:author="raugustyn" w:date="2014-11-23T13:44:00Z">
        <w:r>
          <w:t>Figure</w:t>
        </w:r>
        <w:proofErr w:type="spellEnd"/>
        <w:r>
          <w:t xml:space="preserve"> </w:t>
        </w:r>
        <w:r w:rsidR="002479CF">
          <w:fldChar w:fldCharType="begin"/>
        </w:r>
        <w:r>
          <w:instrText xml:space="preserve"> SEQ Figure \* ARABIC </w:instrText>
        </w:r>
      </w:ins>
      <w:r w:rsidR="002479CF">
        <w:fldChar w:fldCharType="separate"/>
      </w:r>
      <w:ins w:id="164" w:author="raugustyn" w:date="2014-11-23T15:15:00Z">
        <w:r w:rsidR="004F40F9">
          <w:rPr>
            <w:noProof/>
          </w:rPr>
          <w:t>12</w:t>
        </w:r>
      </w:ins>
      <w:del w:id="165" w:author="raugustyn" w:date="2014-11-23T15:14:00Z">
        <w:r w:rsidR="004F40F9" w:rsidDel="004F40F9">
          <w:rPr>
            <w:noProof/>
          </w:rPr>
          <w:delText>10</w:delText>
        </w:r>
      </w:del>
      <w:ins w:id="166" w:author="raugustyn" w:date="2014-11-23T13:44:00Z">
        <w:r w:rsidR="002479CF">
          <w:fldChar w:fldCharType="end"/>
        </w:r>
        <w:r>
          <w:t xml:space="preserve"> Detail</w:t>
        </w:r>
      </w:ins>
      <w:ins w:id="167" w:author="raugustyn" w:date="2014-11-23T14:41:00Z">
        <w:r w:rsidR="004A2008">
          <w:t>ní</w:t>
        </w:r>
      </w:ins>
      <w:ins w:id="168" w:author="raugustyn" w:date="2014-11-23T13:44:00Z">
        <w:r w:rsidR="004A2008">
          <w:t xml:space="preserve"> výpis</w:t>
        </w:r>
        <w:r>
          <w:t xml:space="preserve"> importu stavové databáze</w:t>
        </w:r>
      </w:ins>
    </w:p>
    <w:p w:rsidR="00A50688" w:rsidRDefault="00A50688" w:rsidP="00A50688">
      <w:pPr>
        <w:pStyle w:val="Nadpis1"/>
        <w:rPr>
          <w:lang w:val="en-US"/>
        </w:rPr>
      </w:pPr>
      <w:bookmarkStart w:id="169" w:name="_Toc404519589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169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4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6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ins w:id="170" w:author="raugustyn" w:date="2014-11-23T15:15:00Z">
          <w:r w:rsidR="004F40F9">
            <w:rPr>
              <w:noProof/>
            </w:rPr>
            <w:t>13</w:t>
          </w:r>
        </w:ins>
        <w:del w:id="171" w:author="raugustyn" w:date="2014-11-23T15:14:00Z">
          <w:r w:rsidR="004F40F9" w:rsidDel="004F40F9">
            <w:rPr>
              <w:noProof/>
            </w:rPr>
            <w:delText>11</w:delText>
          </w:r>
        </w:del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172" w:name="_Toc404519590"/>
      <w:r>
        <w:t>Instalace</w:t>
      </w:r>
      <w:bookmarkEnd w:id="172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7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173" w:name="_Toc404519591"/>
      <w:r>
        <w:t>Výběr HTTP Serveru</w:t>
      </w:r>
      <w:bookmarkEnd w:id="173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8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9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10"/>
      </w:r>
      <w:r w:rsidR="00752DE2">
        <w:t>.</w:t>
      </w:r>
    </w:p>
    <w:p w:rsidR="009A1FF3" w:rsidRDefault="009A1FF3" w:rsidP="005845DD">
      <w:pPr>
        <w:pStyle w:val="Nadpis3"/>
      </w:pPr>
      <w:bookmarkStart w:id="174" w:name="_Toc404519592"/>
      <w:r>
        <w:t>Konfigurace HTTP Serveru</w:t>
      </w:r>
      <w:bookmarkEnd w:id="174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175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175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176" w:name="_Toc404519593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176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ins w:id="177" w:author="raugustyn" w:date="2014-11-23T14:43:00Z">
        <w:r w:rsidR="00140BA8">
          <w:t xml:space="preserve">implicitně </w:t>
        </w:r>
      </w:ins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pPr>
        <w:rPr>
          <w:ins w:id="178" w:author="raugustyn" w:date="2014-11-23T14:45:00Z"/>
        </w:rPr>
      </w:pPr>
      <w:ins w:id="179" w:author="raugustyn" w:date="2014-11-23T14:45:00Z">
        <w:r>
          <w:t xml:space="preserve">Hodnoty </w:t>
        </w:r>
        <w:proofErr w:type="spellStart"/>
        <w:r>
          <w:t>D</w:t>
        </w:r>
        <w:r w:rsidRPr="00CD7934">
          <w:t>atabaseHost</w:t>
        </w:r>
        <w:proofErr w:type="spellEnd"/>
        <w:r>
          <w:t xml:space="preserve">, </w:t>
        </w:r>
        <w:proofErr w:type="spellStart"/>
        <w:r>
          <w:t>D</w:t>
        </w:r>
        <w:r w:rsidRPr="00CD7934">
          <w:t>atabasePort</w:t>
        </w:r>
        <w:proofErr w:type="spellEnd"/>
        <w:r>
          <w:t xml:space="preserve">, </w:t>
        </w:r>
        <w:proofErr w:type="spellStart"/>
        <w:r>
          <w:t>D</w:t>
        </w:r>
        <w:r w:rsidRPr="00CD7934">
          <w:t>atabaseName</w:t>
        </w:r>
        <w:proofErr w:type="spellEnd"/>
        <w:r>
          <w:t xml:space="preserve">, a </w:t>
        </w:r>
        <w:proofErr w:type="spellStart"/>
        <w:r>
          <w:t>D</w:t>
        </w:r>
        <w:r w:rsidRPr="00CD7934">
          <w:t>atabasePassword</w:t>
        </w:r>
        <w:proofErr w:type="spellEnd"/>
        <w:r>
          <w:t xml:space="preserve"> nemusí být nastaveny. V tom případě </w:t>
        </w:r>
      </w:ins>
      <w:ins w:id="180" w:author="raugustyn" w:date="2014-11-23T14:47:00Z">
        <w:r w:rsidR="00271062">
          <w:t>jsou</w:t>
        </w:r>
      </w:ins>
      <w:ins w:id="181" w:author="raugustyn" w:date="2014-11-23T14:45:00Z">
        <w:r>
          <w:t xml:space="preserve"> převzaty z hodnot </w:t>
        </w:r>
      </w:ins>
      <w:ins w:id="182" w:author="raugustyn" w:date="2014-11-23T14:47:00Z">
        <w:r>
          <w:t xml:space="preserve">Host, Port, </w:t>
        </w:r>
        <w:proofErr w:type="spellStart"/>
        <w:r>
          <w:t>dbname</w:t>
        </w:r>
        <w:proofErr w:type="spellEnd"/>
        <w:r>
          <w:t xml:space="preserve">, User a </w:t>
        </w:r>
        <w:proofErr w:type="spellStart"/>
        <w:r w:rsidRPr="00140BA8">
          <w:t>Password</w:t>
        </w:r>
        <w:proofErr w:type="spellEnd"/>
        <w:r w:rsidR="00271062">
          <w:t xml:space="preserve"> v konfiguraci RÚIAN </w:t>
        </w:r>
        <w:proofErr w:type="spellStart"/>
        <w:r w:rsidR="00271062">
          <w:t>Importer</w:t>
        </w:r>
        <w:proofErr w:type="spellEnd"/>
        <w:r w:rsidR="00271062">
          <w:t>-u.</w:t>
        </w:r>
      </w:ins>
    </w:p>
    <w:p w:rsidR="009448DC" w:rsidRDefault="00CB3646" w:rsidP="00CB3646">
      <w:pPr>
        <w:pStyle w:val="Nadpis3"/>
      </w:pPr>
      <w:bookmarkStart w:id="183" w:name="_Toc404519594"/>
      <w:r>
        <w:t>Testování nakonfigurovaného serveru</w:t>
      </w:r>
      <w:bookmarkEnd w:id="183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184" w:name="_Toc404519595"/>
      <w:r>
        <w:lastRenderedPageBreak/>
        <w:t>Použité zkratky</w:t>
      </w:r>
      <w:bookmarkEnd w:id="184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2479CF" w:rsidP="00B52132">
            <w:hyperlink r:id="rId26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2479CF" w:rsidP="00B52132">
            <w:hyperlink r:id="rId27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2479CF" w:rsidP="00B52132">
            <w:hyperlink r:id="rId28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479CF" w:rsidP="00B52132">
            <w:hyperlink r:id="rId29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2479CF" w:rsidP="00B52132">
            <w:hyperlink r:id="rId30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185" w:name="_Toc404519596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185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7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186" w:name="_Toc404519597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186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187" w:name="_Toc400881909"/>
      <w:bookmarkStart w:id="188" w:name="_Toc404519598"/>
      <w:r>
        <w:t xml:space="preserve">Operační systém </w:t>
      </w:r>
      <w:r w:rsidRPr="000D5312">
        <w:t>Microsoft</w:t>
      </w:r>
      <w:r>
        <w:t xml:space="preserve"> Windows</w:t>
      </w:r>
      <w:bookmarkEnd w:id="187"/>
      <w:bookmarkEnd w:id="188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1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189" w:name="_Toc400881910"/>
      <w:bookmarkStart w:id="190" w:name="_Toc404519599"/>
      <w:r>
        <w:lastRenderedPageBreak/>
        <w:t>Operační systém Uni</w:t>
      </w:r>
      <w:r w:rsidR="00476210">
        <w:t xml:space="preserve">x </w:t>
      </w:r>
      <w:r>
        <w:t>(Linux)</w:t>
      </w:r>
      <w:bookmarkEnd w:id="189"/>
      <w:bookmarkEnd w:id="190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191" w:name="_Toc404519600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191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192" w:name="_Toc404519601"/>
      <w:r>
        <w:t xml:space="preserve">1. </w:t>
      </w:r>
      <w:r w:rsidR="006F1183">
        <w:t>Kontrola systému</w:t>
      </w:r>
      <w:bookmarkEnd w:id="192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193" w:name="_Toc404519602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193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2"/>
      </w:r>
      <w:r>
        <w:t>. Do tohoto adresáře rozbalíme knihovnu</w:t>
      </w:r>
      <w:r w:rsidR="00AC3F02">
        <w:rPr>
          <w:rStyle w:val="Znakapoznpodarou"/>
        </w:rPr>
        <w:footnoteReference w:id="13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194" w:name="_Toc404519603"/>
      <w:r>
        <w:lastRenderedPageBreak/>
        <w:t xml:space="preserve">3. </w:t>
      </w:r>
      <w:r w:rsidR="004D17FE">
        <w:t>Stažení dat a aktualizací</w:t>
      </w:r>
      <w:bookmarkEnd w:id="194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195" w:name="_Toc404519604"/>
      <w:r>
        <w:t xml:space="preserve">4. </w:t>
      </w:r>
      <w:r w:rsidR="004D17FE">
        <w:t>Vytvoření databáze</w:t>
      </w:r>
      <w:bookmarkEnd w:id="195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196" w:name="_Toc404519605"/>
      <w:r>
        <w:t xml:space="preserve">5. </w:t>
      </w:r>
      <w:r w:rsidR="004D17FE">
        <w:t>Import do databáze</w:t>
      </w:r>
      <w:bookmarkEnd w:id="196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197" w:name="_Toc404519606"/>
      <w:r>
        <w:t xml:space="preserve">6. Nastavení serveru </w:t>
      </w:r>
      <w:proofErr w:type="spellStart"/>
      <w:r>
        <w:t>Apache</w:t>
      </w:r>
      <w:bookmarkEnd w:id="197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2479CF" w:rsidRPr="00681BCF">
        <w:fldChar w:fldCharType="begin"/>
      </w:r>
      <w:r w:rsidRPr="00681BCF">
        <w:instrText xml:space="preserve"> REF _Ref403365866 \h </w:instrText>
      </w:r>
      <w:r w:rsidR="002479CF" w:rsidRPr="00681BCF">
        <w:fldChar w:fldCharType="separate"/>
      </w:r>
      <w:r w:rsidRPr="00681BCF">
        <w:t xml:space="preserve">Konfigurace na serveru </w:t>
      </w:r>
      <w:proofErr w:type="spellStart"/>
      <w:r w:rsidRPr="00681BCF">
        <w:t>Apache</w:t>
      </w:r>
      <w:proofErr w:type="spellEnd"/>
      <w:r w:rsidRPr="00681BCF">
        <w:t xml:space="preserve"> HTTP</w:t>
      </w:r>
      <w:r w:rsidR="002479CF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198" w:name="_Toc404519607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198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ins w:id="199" w:author="raugustyn" w:date="2014-11-23T15:22:00Z">
        <w:r w:rsidR="00175E32">
          <w:t>u</w:t>
        </w:r>
      </w:ins>
      <w:proofErr w:type="spellEnd"/>
      <w:del w:id="200" w:author="raugustyn" w:date="2014-11-23T15:22:00Z">
        <w:r w:rsidDel="00175E32">
          <w:delText>y</w:delText>
        </w:r>
      </w:del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del w:id="201" w:author="raugustyn" w:date="2014-11-23T15:22:00Z">
        <w:r w:rsidDel="00175E32">
          <w:delText xml:space="preserve">, </w:delText>
        </w:r>
        <w:r w:rsidRPr="00291100" w:rsidDel="00175E32">
          <w:delText xml:space="preserve">databaseName </w:delText>
        </w:r>
        <w:r w:rsidDel="00175E32">
          <w:delText xml:space="preserve">, </w:delText>
        </w:r>
        <w:r w:rsidRPr="00291100" w:rsidDel="00175E32">
          <w:delText xml:space="preserve">databaseUserName </w:delText>
        </w:r>
        <w:r w:rsidDel="00175E32">
          <w:delText xml:space="preserve">a </w:delText>
        </w:r>
        <w:r w:rsidRPr="00291100" w:rsidDel="00175E32">
          <w:delText xml:space="preserve">databasePassword </w:delText>
        </w:r>
      </w:del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202" w:name="_Toc404519608"/>
      <w:r w:rsidRPr="00681BCF">
        <w:t>8. Ověření dostupnosti a využívání služeb</w:t>
      </w:r>
      <w:bookmarkEnd w:id="202"/>
    </w:p>
    <w:p w:rsidR="00291100" w:rsidRPr="00681BCF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ins w:id="203" w:author="raugustyn" w:date="2014-11-23T15:18:00Z">
        <w:r w:rsidR="00141BA5">
          <w:t xml:space="preserve"> Poté </w:t>
        </w:r>
      </w:ins>
      <w:ins w:id="204" w:author="raugustyn" w:date="2014-11-23T15:23:00Z">
        <w:r w:rsidR="006E3311">
          <w:t>povolíme</w:t>
        </w:r>
      </w:ins>
      <w:ins w:id="205" w:author="raugustyn" w:date="2014-11-23T15:18:00Z">
        <w:r w:rsidR="00141BA5">
          <w:t xml:space="preserve"> </w:t>
        </w:r>
      </w:ins>
      <w:ins w:id="206" w:author="raugustyn" w:date="2014-11-23T15:19:00Z">
        <w:r w:rsidR="00141BA5">
          <w:t xml:space="preserve">a ověříme </w:t>
        </w:r>
      </w:ins>
      <w:ins w:id="207" w:author="raugustyn" w:date="2014-11-23T15:18:00Z">
        <w:r w:rsidR="00141BA5">
          <w:t xml:space="preserve">přístup </w:t>
        </w:r>
      </w:ins>
      <w:ins w:id="208" w:author="raugustyn" w:date="2014-11-23T15:19:00Z">
        <w:r w:rsidR="00141BA5">
          <w:t xml:space="preserve">z počítačů mimo lokální doménu v souladu s příslušnými pravidly </w:t>
        </w:r>
      </w:ins>
      <w:ins w:id="209" w:author="raugustyn" w:date="2014-11-23T15:20:00Z">
        <w:r w:rsidR="00E52382">
          <w:t>počítačové sítě</w:t>
        </w:r>
      </w:ins>
      <w:ins w:id="210" w:author="raugustyn" w:date="2014-11-23T15:19:00Z">
        <w:r w:rsidR="00872B9C">
          <w:t>.</w:t>
        </w:r>
      </w:ins>
    </w:p>
    <w:sectPr w:rsidR="00291100" w:rsidRPr="00681BCF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7CE1" w:rsidRDefault="00127CE1">
      <w:r>
        <w:separator/>
      </w:r>
    </w:p>
  </w:endnote>
  <w:endnote w:type="continuationSeparator" w:id="0">
    <w:p w:rsidR="00127CE1" w:rsidRDefault="00127C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63A6" w:rsidRPr="003B0262" w:rsidRDefault="004F63A6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</w:t>
    </w:r>
    <w:del w:id="4" w:author="raugustyn" w:date="2014-11-23T11:24:00Z">
      <w:r w:rsidDel="00057D13">
        <w:rPr>
          <w:rFonts w:ascii="Arial" w:hAnsi="Arial" w:cs="Arial"/>
          <w:sz w:val="18"/>
          <w:szCs w:val="18"/>
        </w:rPr>
        <w:delText>0</w:delText>
      </w:r>
    </w:del>
    <w:ins w:id="5" w:author="raugustyn" w:date="2014-11-23T11:24:00Z">
      <w:r>
        <w:rPr>
          <w:rFonts w:ascii="Arial" w:hAnsi="Arial" w:cs="Arial"/>
          <w:sz w:val="18"/>
          <w:szCs w:val="18"/>
        </w:rPr>
        <w:t>1</w:t>
      </w:r>
    </w:ins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2479CF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2479CF" w:rsidRPr="00991AB9">
      <w:rPr>
        <w:rFonts w:ascii="Arial" w:hAnsi="Arial" w:cs="Arial"/>
        <w:smallCaps/>
        <w:sz w:val="18"/>
        <w:szCs w:val="18"/>
      </w:rPr>
      <w:fldChar w:fldCharType="separate"/>
    </w:r>
    <w:r w:rsidR="006F5FDC">
      <w:rPr>
        <w:rFonts w:ascii="Arial" w:hAnsi="Arial" w:cs="Arial"/>
        <w:smallCaps/>
        <w:noProof/>
        <w:sz w:val="18"/>
        <w:szCs w:val="18"/>
      </w:rPr>
      <w:t>6</w:t>
    </w:r>
    <w:r w:rsidR="002479CF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2479CF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2479CF" w:rsidRPr="00991AB9">
      <w:rPr>
        <w:rFonts w:ascii="Arial" w:hAnsi="Arial" w:cs="Arial"/>
        <w:smallCaps/>
        <w:sz w:val="18"/>
        <w:szCs w:val="18"/>
      </w:rPr>
      <w:fldChar w:fldCharType="separate"/>
    </w:r>
    <w:r w:rsidR="006F5FDC">
      <w:rPr>
        <w:rFonts w:ascii="Arial" w:hAnsi="Arial" w:cs="Arial"/>
        <w:smallCaps/>
        <w:noProof/>
        <w:sz w:val="18"/>
        <w:szCs w:val="18"/>
      </w:rPr>
      <w:t>29</w:t>
    </w:r>
    <w:r w:rsidR="002479CF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4F63A6" w:rsidRDefault="004F63A6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63A6" w:rsidRPr="003B0262" w:rsidRDefault="004F63A6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2479CF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2479CF" w:rsidRPr="00991AB9">
      <w:rPr>
        <w:rFonts w:ascii="Arial" w:hAnsi="Arial" w:cs="Arial"/>
        <w:smallCaps/>
        <w:sz w:val="18"/>
        <w:szCs w:val="18"/>
      </w:rPr>
      <w:fldChar w:fldCharType="separate"/>
    </w:r>
    <w:r w:rsidR="006F5FDC">
      <w:rPr>
        <w:rFonts w:ascii="Arial" w:hAnsi="Arial" w:cs="Arial"/>
        <w:smallCaps/>
        <w:noProof/>
        <w:sz w:val="18"/>
        <w:szCs w:val="18"/>
      </w:rPr>
      <w:t>C</w:t>
    </w:r>
    <w:r w:rsidR="002479CF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4F63A6" w:rsidRDefault="004F63A6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7CE1" w:rsidRDefault="00127CE1">
      <w:r>
        <w:separator/>
      </w:r>
    </w:p>
  </w:footnote>
  <w:footnote w:type="continuationSeparator" w:id="0">
    <w:p w:rsidR="00127CE1" w:rsidRDefault="00127CE1">
      <w:r>
        <w:continuationSeparator/>
      </w:r>
    </w:p>
  </w:footnote>
  <w:footnote w:id="1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2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 w:rsidRPr="00695C90">
          <w:rPr>
            <w:rStyle w:val="Hypertextovodkaz"/>
          </w:rPr>
          <w:t>http://geo1.fsv.cvut.cz/landa/vfr/OSGeo4W_vfr.zip</w:t>
        </w:r>
      </w:hyperlink>
    </w:p>
  </w:footnote>
  <w:footnote w:id="3">
    <w:p w:rsidR="004F63A6" w:rsidRDefault="004F63A6">
      <w:pPr>
        <w:pStyle w:val="Textpoznpodarou"/>
      </w:pPr>
      <w:ins w:id="23" w:author="raugustyn" w:date="2014-11-23T11:33:00Z">
        <w:r>
          <w:rPr>
            <w:rStyle w:val="Znakapoznpodarou"/>
          </w:rPr>
          <w:footnoteRef/>
        </w:r>
        <w:r>
          <w:t xml:space="preserve"> Výkon HW musí </w:t>
        </w:r>
      </w:ins>
      <w:ins w:id="24" w:author="raugustyn" w:date="2014-11-23T11:34:00Z">
        <w:r w:rsidR="0080059F">
          <w:t xml:space="preserve">však </w:t>
        </w:r>
      </w:ins>
      <w:ins w:id="25" w:author="raugustyn" w:date="2014-11-23T11:33:00Z">
        <w:r>
          <w:t xml:space="preserve">odpovídat očekáváním na rychlost běhu </w:t>
        </w:r>
      </w:ins>
      <w:ins w:id="26" w:author="raugustyn" w:date="2014-11-23T11:34:00Z">
        <w:r w:rsidR="0080059F">
          <w:t xml:space="preserve">jednotlivých komponent </w:t>
        </w:r>
      </w:ins>
      <w:ins w:id="27" w:author="raugustyn" w:date="2014-11-23T11:33:00Z">
        <w:r>
          <w:t>knihovny</w:t>
        </w:r>
      </w:ins>
    </w:p>
  </w:footnote>
  <w:footnote w:id="4">
    <w:p w:rsidR="0080059F" w:rsidRDefault="0080059F">
      <w:pPr>
        <w:pStyle w:val="Textpoznpodarou"/>
      </w:pPr>
      <w:ins w:id="29" w:author="raugustyn" w:date="2014-11-23T11:34:00Z">
        <w:r>
          <w:rPr>
            <w:rStyle w:val="Znakapoznpodarou"/>
          </w:rPr>
          <w:footnoteRef/>
        </w:r>
        <w:r>
          <w:t xml:space="preserve"> Testováno na Microsoft Windows 8.1 Desktop a Microsoft Windows Server</w:t>
        </w:r>
      </w:ins>
      <w:ins w:id="30" w:author="raugustyn" w:date="2014-11-24T08:11:00Z">
        <w:r w:rsidR="006F5FDC">
          <w:t xml:space="preserve"> </w:t>
        </w:r>
        <w:r w:rsidR="006F5FDC">
          <w:t>2012</w:t>
        </w:r>
      </w:ins>
    </w:p>
  </w:footnote>
  <w:footnote w:id="5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4F63A6" w:rsidRPr="000F6663" w:rsidRDefault="004F63A6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7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8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9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10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1">
    <w:p w:rsidR="004F63A6" w:rsidRDefault="004F63A6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2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5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3">
    <w:p w:rsidR="004F63A6" w:rsidRDefault="004F63A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6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63A6" w:rsidRPr="009B2F46" w:rsidRDefault="004F63A6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trackRevisions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67586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75E32"/>
    <w:rsid w:val="001876BB"/>
    <w:rsid w:val="001954B7"/>
    <w:rsid w:val="001A268C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105E5"/>
    <w:rsid w:val="002125B0"/>
    <w:rsid w:val="002140F4"/>
    <w:rsid w:val="002177E4"/>
    <w:rsid w:val="002254C8"/>
    <w:rsid w:val="00227197"/>
    <w:rsid w:val="00230983"/>
    <w:rsid w:val="00243F69"/>
    <w:rsid w:val="002471FC"/>
    <w:rsid w:val="002479CF"/>
    <w:rsid w:val="00253DE3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4225"/>
    <w:rsid w:val="00360913"/>
    <w:rsid w:val="00362AC5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3908"/>
    <w:rsid w:val="0047446E"/>
    <w:rsid w:val="00474A49"/>
    <w:rsid w:val="00476210"/>
    <w:rsid w:val="00487DE5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7EF"/>
    <w:rsid w:val="0055226C"/>
    <w:rsid w:val="00554571"/>
    <w:rsid w:val="0055475C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67D0"/>
    <w:rsid w:val="00617B8D"/>
    <w:rsid w:val="00621E57"/>
    <w:rsid w:val="006259BC"/>
    <w:rsid w:val="006330C7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D1F48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36772"/>
    <w:rsid w:val="00743982"/>
    <w:rsid w:val="007469E3"/>
    <w:rsid w:val="0075221F"/>
    <w:rsid w:val="00752DE2"/>
    <w:rsid w:val="00755311"/>
    <w:rsid w:val="00757DF6"/>
    <w:rsid w:val="00764616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vugtk21/RUIANToolbox/archive/master.zip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cuzk.cz/ruian/RUIAN.aspx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image" Target="media/image15.emf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w3.org/CGI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bivoj.vugtk.cz/euradin/Doc/WP03/MetodikaWeboveSluzby.docx" TargetMode="External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opensource.org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vdp.cuzk.cz/" TargetMode="External"/><Relationship Id="rId30" Type="http://schemas.openxmlformats.org/officeDocument/2006/relationships/hyperlink" Target="http://www.w3.org/Protocols/" TargetMode="External"/><Relationship Id="rId35" Type="http://schemas.openxmlformats.org/officeDocument/2006/relationships/image" Target="media/image20.png"/><Relationship Id="rId43" Type="http://schemas.openxmlformats.org/officeDocument/2006/relationships/glossaryDocument" Target="glossary/document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://geo1.fsv.cvut.cz/landa/vfr/OSGeo4W_vfr.zip" TargetMode="External"/><Relationship Id="rId1" Type="http://schemas.openxmlformats.org/officeDocument/2006/relationships/hyperlink" Target="https://github.com/vugtk21/RUIANToolbox/archive/master.zip" TargetMode="External"/><Relationship Id="rId6" Type="http://schemas.openxmlformats.org/officeDocument/2006/relationships/hyperlink" Target="http://geo1.fsv.cvut.cz/landa/vfr/OSGeo4W_vfr.zip" TargetMode="External"/><Relationship Id="rId5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s://github.com/vugtk21/RUIANToolbox/archive/maste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313905"/>
    <w:rsid w:val="00353B6B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D660D"/>
    <w:rsid w:val="00DE7D85"/>
    <w:rsid w:val="00E463A2"/>
    <w:rsid w:val="00E47C7D"/>
    <w:rsid w:val="00E91D5B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C28374-F09C-4773-BB24-BD2E96635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29</Pages>
  <Words>3653</Words>
  <Characters>20828</Characters>
  <Application>Microsoft Office Word</Application>
  <DocSecurity>0</DocSecurity>
  <Lines>173</Lines>
  <Paragraphs>48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24433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126</cp:revision>
  <cp:lastPrinted>2014-11-10T06:06:00Z</cp:lastPrinted>
  <dcterms:created xsi:type="dcterms:W3CDTF">2014-05-29T05:28:00Z</dcterms:created>
  <dcterms:modified xsi:type="dcterms:W3CDTF">2014-11-24T07:11:00Z</dcterms:modified>
</cp:coreProperties>
</file>