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4749625" w:history="1">
        <w:r w:rsidR="009F603E" w:rsidRPr="001D54E9">
          <w:rPr>
            <w:rStyle w:val="Hypertextovodkaz"/>
            <w:noProof/>
          </w:rPr>
          <w:t>Základní informace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6" w:history="1">
        <w:r w:rsidR="009F603E" w:rsidRPr="001D54E9">
          <w:rPr>
            <w:rStyle w:val="Hypertextovodkaz"/>
            <w:noProof/>
          </w:rPr>
          <w:t>Instalace a využití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7" w:history="1">
        <w:r w:rsidR="009F603E" w:rsidRPr="001D54E9">
          <w:rPr>
            <w:rStyle w:val="Hypertextovodkaz"/>
            <w:noProof/>
          </w:rPr>
          <w:t>Nároky a systém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8" w:history="1">
        <w:r w:rsidR="009F603E" w:rsidRPr="001D54E9">
          <w:rPr>
            <w:rStyle w:val="Hypertextovodkaz"/>
            <w:noProof/>
          </w:rPr>
          <w:t>Společné skripty a soubory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9" w:history="1">
        <w:r w:rsidR="009F603E" w:rsidRPr="001D54E9">
          <w:rPr>
            <w:rStyle w:val="Hypertextovodkaz"/>
            <w:noProof/>
          </w:rPr>
          <w:t>Soubory ke stažení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0" w:history="1">
        <w:r w:rsidR="009F603E" w:rsidRPr="001D54E9">
          <w:rPr>
            <w:rStyle w:val="Hypertextovodkaz"/>
            <w:noProof/>
          </w:rPr>
          <w:t>RÚIAN Downloader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1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2" w:history="1">
        <w:r w:rsidR="009F603E" w:rsidRPr="001D54E9">
          <w:rPr>
            <w:rStyle w:val="Hypertextovodkaz"/>
            <w:noProof/>
          </w:rPr>
          <w:t>Důležité soubory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3" w:history="1">
        <w:r w:rsidR="009F603E" w:rsidRPr="001D54E9">
          <w:rPr>
            <w:rStyle w:val="Hypertextovodkaz"/>
            <w:noProof/>
          </w:rPr>
          <w:t>Konfigurace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4" w:history="1">
        <w:r w:rsidR="009F603E" w:rsidRPr="001D54E9">
          <w:rPr>
            <w:rStyle w:val="Hypertextovodkaz"/>
            <w:noProof/>
          </w:rPr>
          <w:t>Spouštění modulu RUIANDownloader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5" w:history="1">
        <w:r w:rsidR="009F603E" w:rsidRPr="001D54E9">
          <w:rPr>
            <w:rStyle w:val="Hypertextovodkaz"/>
            <w:noProof/>
          </w:rPr>
          <w:t>Výsledky stahování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6" w:history="1">
        <w:r w:rsidR="009F603E" w:rsidRPr="001D54E9">
          <w:rPr>
            <w:rStyle w:val="Hypertextovodkaz"/>
            <w:noProof/>
          </w:rPr>
          <w:t>RUIANDownlaoder.log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7" w:history="1">
        <w:r w:rsidR="009F603E" w:rsidRPr="001D54E9">
          <w:rPr>
            <w:rStyle w:val="Hypertextovodkaz"/>
            <w:noProof/>
          </w:rPr>
          <w:t>RÚIAN 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8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9" w:history="1">
        <w:r w:rsidR="009F603E" w:rsidRPr="001D54E9">
          <w:rPr>
            <w:rStyle w:val="Hypertextovodkaz"/>
            <w:noProof/>
          </w:rPr>
          <w:t>Modul RUIANImporter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0" w:history="1">
        <w:r w:rsidR="009F603E" w:rsidRPr="001D54E9">
          <w:rPr>
            <w:rStyle w:val="Hypertextovodkaz"/>
            <w:noProof/>
          </w:rPr>
          <w:t>Konfigurace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1" w:history="1">
        <w:r w:rsidR="009F603E" w:rsidRPr="001D54E9">
          <w:rPr>
            <w:rStyle w:val="Hypertextovodkaz"/>
            <w:noProof/>
          </w:rPr>
          <w:t>Spouštění modulu RUIANImporter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2" w:history="1">
        <w:r w:rsidR="009F603E" w:rsidRPr="001D54E9">
          <w:rPr>
            <w:rStyle w:val="Hypertextovodkaz"/>
            <w:noProof/>
          </w:rPr>
          <w:t>Výsledky importu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3" w:history="1">
        <w:r w:rsidR="009F603E" w:rsidRPr="001D54E9">
          <w:rPr>
            <w:rStyle w:val="Hypertextovodkaz"/>
            <w:noProof/>
          </w:rPr>
          <w:t>Detailní informace o importech a aktuálnost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4" w:history="1">
        <w:r w:rsidR="009F603E" w:rsidRPr="001D54E9">
          <w:rPr>
            <w:rStyle w:val="Hypertextovodkaz"/>
            <w:noProof/>
            <w:lang w:val="en-US"/>
          </w:rPr>
          <w:t>RÚIAN Web Services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5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6" w:history="1">
        <w:r w:rsidR="009F603E" w:rsidRPr="001D54E9">
          <w:rPr>
            <w:rStyle w:val="Hypertextovodkaz"/>
            <w:noProof/>
          </w:rPr>
          <w:t>Výběr HTTP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7" w:history="1">
        <w:r w:rsidR="009F603E" w:rsidRPr="001D54E9">
          <w:rPr>
            <w:rStyle w:val="Hypertextovodkaz"/>
            <w:noProof/>
          </w:rPr>
          <w:t>Konfigurace HTTP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8" w:history="1">
        <w:r w:rsidR="009F603E" w:rsidRPr="001D54E9">
          <w:rPr>
            <w:rStyle w:val="Hypertextovodkaz"/>
            <w:noProof/>
          </w:rPr>
          <w:t>Konfigurace souboru RUIANServices.cfg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9" w:history="1">
        <w:r w:rsidR="009F603E" w:rsidRPr="001D54E9">
          <w:rPr>
            <w:rStyle w:val="Hypertextovodkaz"/>
            <w:noProof/>
          </w:rPr>
          <w:t>Testování nakonfigurovaného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0" w:history="1">
        <w:r w:rsidR="009F603E" w:rsidRPr="001D54E9">
          <w:rPr>
            <w:rStyle w:val="Hypertextovodkaz"/>
            <w:noProof/>
          </w:rPr>
          <w:t>Použité zkratky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1" w:history="1">
        <w:r w:rsidR="009F603E" w:rsidRPr="001D54E9">
          <w:rPr>
            <w:rStyle w:val="Hypertextovodkaz"/>
            <w:noProof/>
          </w:rPr>
          <w:t>Příloha A. Vytvoření databáze pro repliku RÚIAN v PostGIS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2" w:history="1">
        <w:r w:rsidR="009F603E" w:rsidRPr="001D54E9">
          <w:rPr>
            <w:rStyle w:val="Hypertextovodkaz"/>
            <w:noProof/>
          </w:rPr>
          <w:t>Příloha B: Automatické stahování aktualizací databáze RÚIAN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3" w:history="1">
        <w:r w:rsidR="009F603E" w:rsidRPr="001D54E9">
          <w:rPr>
            <w:rStyle w:val="Hypertextovodkaz"/>
            <w:noProof/>
          </w:rPr>
          <w:t>Operační systém Microsoft Windows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4" w:history="1">
        <w:r w:rsidR="009F603E" w:rsidRPr="001D54E9">
          <w:rPr>
            <w:rStyle w:val="Hypertextovodkaz"/>
            <w:noProof/>
          </w:rPr>
          <w:t>Operační systém Unix (Linux)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5" w:history="1">
        <w:r w:rsidR="009F603E" w:rsidRPr="001D54E9">
          <w:rPr>
            <w:rStyle w:val="Hypertextovodkaz"/>
            <w:noProof/>
          </w:rPr>
          <w:t>Příloha C: Oživení RÚIAN Web Services s minimálním nastavením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6" w:history="1">
        <w:r w:rsidR="009F603E" w:rsidRPr="001D54E9">
          <w:rPr>
            <w:rStyle w:val="Hypertextovodkaz"/>
            <w:noProof/>
          </w:rPr>
          <w:t>1. Kontrola systému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7" w:history="1">
        <w:r w:rsidR="009F603E" w:rsidRPr="001D54E9">
          <w:rPr>
            <w:rStyle w:val="Hypertextovodkaz"/>
            <w:noProof/>
          </w:rPr>
          <w:t>2. Stažení knihovny RÚIAN Toolbox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8" w:history="1">
        <w:r w:rsidR="009F603E" w:rsidRPr="001D54E9">
          <w:rPr>
            <w:rStyle w:val="Hypertextovodkaz"/>
            <w:noProof/>
          </w:rPr>
          <w:t>3. Stažení dat a aktualizací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9" w:history="1">
        <w:r w:rsidR="009F603E" w:rsidRPr="001D54E9">
          <w:rPr>
            <w:rStyle w:val="Hypertextovodkaz"/>
            <w:noProof/>
          </w:rPr>
          <w:t>4. Vytvoření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0" w:history="1">
        <w:r w:rsidR="009F603E" w:rsidRPr="001D54E9">
          <w:rPr>
            <w:rStyle w:val="Hypertextovodkaz"/>
            <w:noProof/>
          </w:rPr>
          <w:t>5. Import do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1" w:history="1">
        <w:r w:rsidR="009F603E" w:rsidRPr="001D54E9">
          <w:rPr>
            <w:rStyle w:val="Hypertextovodkaz"/>
            <w:noProof/>
          </w:rPr>
          <w:t>6. Nastavení serveru Apache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2" w:history="1">
        <w:r w:rsidR="009F603E" w:rsidRPr="001D54E9">
          <w:rPr>
            <w:rStyle w:val="Hypertextovodkaz"/>
            <w:noProof/>
          </w:rPr>
          <w:t>7. Nastavení serveru WebServices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9F603E" w:rsidRDefault="002A78D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3" w:history="1">
        <w:r w:rsidR="009F603E" w:rsidRPr="001D54E9">
          <w:rPr>
            <w:rStyle w:val="Hypertextovodkaz"/>
            <w:noProof/>
          </w:rPr>
          <w:t>8. Ověření dostupnosti a využívání služeb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2A78D7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4749625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Pr="00A546D6" w:rsidRDefault="002B4899" w:rsidP="0000625F">
      <w:pPr>
        <w:pStyle w:val="Nadpis1"/>
        <w:rPr>
          <w:lang w:val="en-US"/>
        </w:rPr>
      </w:pPr>
      <w:bookmarkStart w:id="4" w:name="_Toc404749626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 xml:space="preserve">Instalaci a oživení knihovny musí provádět správce webového serveru s příslušnými oprávněními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proofErr w:type="spellStart"/>
      <w:r w:rsidR="001A2F0B" w:rsidRPr="001A2F0B">
        <w:rPr>
          <w:lang w:val="en-US"/>
        </w:rPr>
        <w:t>Jednotlivé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komponenty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běží</w:t>
      </w:r>
      <w:proofErr w:type="spellEnd"/>
      <w:r w:rsidR="001A2F0B" w:rsidRPr="001A2F0B">
        <w:rPr>
          <w:lang w:val="en-US"/>
        </w:rPr>
        <w:t xml:space="preserve"> z </w:t>
      </w:r>
      <w:proofErr w:type="spellStart"/>
      <w:r w:rsidR="001A2F0B" w:rsidRPr="001A2F0B">
        <w:rPr>
          <w:lang w:val="en-US"/>
        </w:rPr>
        <w:t>principu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na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pozadí</w:t>
      </w:r>
      <w:proofErr w:type="spellEnd"/>
      <w:r w:rsidR="001A2F0B" w:rsidRPr="001A2F0B">
        <w:rPr>
          <w:lang w:val="en-US"/>
        </w:rPr>
        <w:t xml:space="preserve"> a </w:t>
      </w:r>
      <w:proofErr w:type="spellStart"/>
      <w:r w:rsidR="001A2F0B" w:rsidRPr="001A2F0B">
        <w:rPr>
          <w:lang w:val="en-US"/>
        </w:rPr>
        <w:t>informace</w:t>
      </w:r>
      <w:proofErr w:type="spellEnd"/>
      <w:r w:rsidR="001A2F0B" w:rsidRPr="001A2F0B">
        <w:rPr>
          <w:lang w:val="en-US"/>
        </w:rPr>
        <w:t xml:space="preserve"> o </w:t>
      </w:r>
      <w:proofErr w:type="spellStart"/>
      <w:r w:rsidR="001A2F0B" w:rsidRPr="001A2F0B">
        <w:rPr>
          <w:lang w:val="en-US"/>
        </w:rPr>
        <w:t>jejic</w:t>
      </w:r>
      <w:r w:rsidR="001A2F0B">
        <w:rPr>
          <w:lang w:val="en-US"/>
        </w:rPr>
        <w:t>h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stavu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či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chybová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hlášení</w:t>
      </w:r>
      <w:proofErr w:type="spellEnd"/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4749627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4749628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9" w:name="_Toc404749629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</w:t>
            </w:r>
            <w:proofErr w:type="spellStart"/>
            <w:r w:rsidRPr="000E7EF1">
              <w:rPr>
                <w:sz w:val="18"/>
                <w:szCs w:val="18"/>
              </w:rPr>
              <w:t>Toolbox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2A78D7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2A78D7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 xml:space="preserve">nihovna RÚIAN </w:t>
      </w:r>
      <w:proofErr w:type="spellStart"/>
      <w:r w:rsidRPr="00E86096">
        <w:t>Toolbox</w:t>
      </w:r>
      <w:proofErr w:type="spellEnd"/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 mají jednotlivé moduly samostatné konfigurační soubory, které na sebe navzájem navazují.</w:t>
      </w:r>
    </w:p>
    <w:p w:rsidR="00271062" w:rsidRDefault="003100A0" w:rsidP="009468BC">
      <w:r>
        <w:lastRenderedPageBreak/>
        <w:t xml:space="preserve">Umístění těchto souborů je </w:t>
      </w:r>
      <w:r w:rsidR="00271062">
        <w:t xml:space="preserve">možné </w:t>
      </w:r>
      <w:r>
        <w:t xml:space="preserve">kdekoli na stejném disku jako </w:t>
      </w:r>
      <w:ins w:id="10" w:author="raugustyn" w:date="2014-12-04T11:19:00Z">
        <w:r w:rsidR="00DE2DE1">
          <w:t>modul</w:t>
        </w:r>
      </w:ins>
      <w:ins w:id="11" w:author="raugustyn" w:date="2014-12-04T11:16:00Z">
        <w:r w:rsidR="00DE2DE1">
          <w:t xml:space="preserve">, ke kterému </w:t>
        </w:r>
      </w:ins>
      <w:ins w:id="12" w:author="raugustyn" w:date="2014-12-04T11:17:00Z">
        <w:r w:rsidR="00DE2DE1">
          <w:t xml:space="preserve">konfigurační soubor </w:t>
        </w:r>
      </w:ins>
      <w:ins w:id="13" w:author="raugustyn" w:date="2014-12-04T11:16:00Z">
        <w:r w:rsidR="00DE2DE1">
          <w:t>patří</w:t>
        </w:r>
      </w:ins>
      <w:ins w:id="14" w:author="raugustyn" w:date="2014-12-04T11:19:00Z">
        <w:r w:rsidR="00DE2DE1">
          <w:t xml:space="preserve">. V repositáři GIT jsou </w:t>
        </w:r>
      </w:ins>
      <w:ins w:id="15" w:author="raugustyn" w:date="2014-12-04T11:20:00Z">
        <w:r w:rsidR="00DE2DE1">
          <w:t xml:space="preserve">šablony </w:t>
        </w:r>
      </w:ins>
      <w:ins w:id="16" w:author="raugustyn" w:date="2014-12-04T11:19:00Z">
        <w:r w:rsidR="00DE2DE1">
          <w:t>soubor</w:t>
        </w:r>
      </w:ins>
      <w:ins w:id="17" w:author="raugustyn" w:date="2014-12-04T11:20:00Z">
        <w:r w:rsidR="00DE2DE1">
          <w:t>ů</w:t>
        </w:r>
      </w:ins>
      <w:ins w:id="18" w:author="raugustyn" w:date="2014-12-04T11:19:00Z">
        <w:r w:rsidR="00DE2DE1">
          <w:t xml:space="preserve"> umístěny v</w:t>
        </w:r>
      </w:ins>
      <w:ins w:id="19" w:author="raugustyn" w:date="2014-12-04T11:16:00Z">
        <w:r w:rsidR="00DE2DE1">
          <w:t xml:space="preserve"> </w:t>
        </w:r>
      </w:ins>
      <w:r>
        <w:t>adresář</w:t>
      </w:r>
      <w:ins w:id="20" w:author="raugustyn" w:date="2014-12-04T11:19:00Z">
        <w:r w:rsidR="00DE2DE1">
          <w:t>i</w:t>
        </w:r>
      </w:ins>
      <w:r>
        <w:t xml:space="preserve"> s knihovnou</w:t>
      </w:r>
      <w:r w:rsidR="0079377A">
        <w:t xml:space="preserve"> R</w:t>
      </w:r>
      <w:r w:rsidR="00A93F03">
        <w:t>ÚIAN </w:t>
      </w:r>
      <w:proofErr w:type="spellStart"/>
      <w:r w:rsidR="00A93F03">
        <w:t>Toolbox</w:t>
      </w:r>
      <w:proofErr w:type="spellEnd"/>
      <w:ins w:id="21" w:author="raugustyn" w:date="2014-12-04T11:27:00Z">
        <w:r w:rsidR="00B87442">
          <w:t>, aby k nim byl přehledný přístup</w:t>
        </w:r>
      </w:ins>
      <w:ins w:id="22" w:author="raugustyn" w:date="2014-12-04T11:20:00Z">
        <w:r w:rsidR="00DE2DE1">
          <w:t>.</w:t>
        </w:r>
      </w:ins>
      <w:del w:id="23" w:author="raugustyn" w:date="2014-12-04T11:20:00Z">
        <w:r w:rsidR="00A93F03" w:rsidDel="00DE2DE1">
          <w:delText>, implicitně p</w:delText>
        </w:r>
        <w:r w:rsidR="0075221F" w:rsidDel="00DE2DE1">
          <w:delText>římo v t</w:delText>
        </w:r>
        <w:r w:rsidR="00271062" w:rsidDel="00DE2DE1">
          <w:delText>omto adresáři.</w:delText>
        </w:r>
      </w:del>
      <w:r w:rsidR="00271062">
        <w:t xml:space="preserve"> </w:t>
      </w:r>
      <w:ins w:id="24" w:author="raugustyn" w:date="2014-12-04T11:24:00Z">
        <w:r w:rsidR="00DE2DE1">
          <w:t xml:space="preserve">Pokud není konfigurační soubor nalezen přímo v adresáři knihovny, je </w:t>
        </w:r>
      </w:ins>
      <w:ins w:id="25" w:author="raugustyn" w:date="2014-12-04T11:25:00Z">
        <w:r w:rsidR="00B87442">
          <w:t xml:space="preserve">vyhledáván od kořenového adresáře, </w:t>
        </w:r>
      </w:ins>
      <w:del w:id="26" w:author="raugustyn" w:date="2014-12-04T11:25:00Z">
        <w:r w:rsidR="00271062" w:rsidDel="00B87442">
          <w:delText>P</w:delText>
        </w:r>
      </w:del>
      <w:ins w:id="27" w:author="raugustyn" w:date="2014-12-04T11:25:00Z">
        <w:r w:rsidR="00B87442">
          <w:t>p</w:t>
        </w:r>
      </w:ins>
      <w:r w:rsidR="00271062">
        <w:t xml:space="preserve">řednost </w:t>
      </w:r>
      <w:ins w:id="28" w:author="raugustyn" w:date="2014-12-04T11:25:00Z">
        <w:r w:rsidR="00B87442">
          <w:t xml:space="preserve">tedy </w:t>
        </w:r>
      </w:ins>
      <w:r w:rsidR="00271062">
        <w:t>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 xml:space="preserve">Pozn. </w:t>
      </w:r>
      <w:r w:rsidR="0075221F">
        <w:t>Toho můžeme využít při aktualizaci knihovny</w:t>
      </w:r>
      <w:r>
        <w:t>. Pokud umístníme konfigurační soubory do nadřízené</w:t>
      </w:r>
      <w:ins w:id="29" w:author="raugustyn" w:date="2014-12-04T11:25:00Z">
        <w:r w:rsidR="00B87442">
          <w:t>ho</w:t>
        </w:r>
      </w:ins>
      <w:del w:id="30" w:author="raugustyn" w:date="2014-12-04T11:25:00Z">
        <w:r w:rsidDel="00B87442">
          <w:delText>m</w:delText>
        </w:r>
      </w:del>
      <w:r>
        <w:t xml:space="preserve"> adresáře, bude aktualizace knihovny RÚIAN </w:t>
      </w:r>
      <w:proofErr w:type="spellStart"/>
      <w:r>
        <w:t>Toolbox</w:t>
      </w:r>
      <w:proofErr w:type="spellEnd"/>
      <w:r>
        <w:t xml:space="preserve">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31" w:name="_Toc400881894"/>
      <w:bookmarkStart w:id="32" w:name="_Toc404749630"/>
      <w:r>
        <w:lastRenderedPageBreak/>
        <w:t xml:space="preserve">RÚIAN </w:t>
      </w:r>
      <w:proofErr w:type="spellStart"/>
      <w:r>
        <w:t>Downloader</w:t>
      </w:r>
      <w:bookmarkEnd w:id="31"/>
      <w:bookmarkEnd w:id="32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33" w:name="_Toc400881895"/>
      <w:bookmarkStart w:id="34" w:name="_Toc404749631"/>
      <w:r>
        <w:t>Instalace</w:t>
      </w:r>
      <w:bookmarkEnd w:id="33"/>
      <w:bookmarkEnd w:id="34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35" w:name="_Toc400881897"/>
      <w:bookmarkStart w:id="36" w:name="_Toc404749632"/>
      <w:r>
        <w:t>Důležité soubory</w:t>
      </w:r>
      <w:bookmarkEnd w:id="35"/>
      <w:bookmarkEnd w:id="3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3F5C42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 xml:space="preserve">. Dávka je </w:t>
            </w:r>
            <w:proofErr w:type="spellStart"/>
            <w:r w:rsidR="00B93B93">
              <w:rPr>
                <w:lang w:val="en-US"/>
              </w:rPr>
              <w:t>určena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primárně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ke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spuštění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plánovačem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úloh</w:t>
            </w:r>
            <w:proofErr w:type="spellEnd"/>
            <w:r w:rsidR="00B93B93">
              <w:rPr>
                <w:lang w:val="en-US"/>
              </w:rPr>
              <w:t xml:space="preserve">, proto </w:t>
            </w:r>
            <w:proofErr w:type="spellStart"/>
            <w:r w:rsidR="00B93B93">
              <w:rPr>
                <w:lang w:val="en-US"/>
              </w:rPr>
              <w:t>jsou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všechny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výstupy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přesměrovány</w:t>
            </w:r>
            <w:proofErr w:type="spellEnd"/>
            <w:r w:rsidR="00B93B93">
              <w:rPr>
                <w:lang w:val="en-US"/>
              </w:rPr>
              <w:t xml:space="preserve"> do log </w:t>
            </w:r>
            <w:proofErr w:type="spellStart"/>
            <w:r w:rsidR="00B93B93">
              <w:rPr>
                <w:lang w:val="en-US"/>
              </w:rPr>
              <w:t>souborů</w:t>
            </w:r>
            <w:proofErr w:type="spellEnd"/>
            <w:r w:rsidR="00B93B93">
              <w:rPr>
                <w:lang w:val="en-US"/>
              </w:rPr>
              <w:t>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3F5C42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37" w:name="_Toc400881898"/>
      <w:bookmarkStart w:id="38" w:name="_Toc404749633"/>
      <w:r>
        <w:lastRenderedPageBreak/>
        <w:t>Konfigurace</w:t>
      </w:r>
      <w:bookmarkEnd w:id="37"/>
      <w:bookmarkEnd w:id="38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152013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 xml:space="preserve">, jestliže chceme </w:t>
            </w:r>
            <w:ins w:id="39" w:author="raugustyn" w:date="2014-12-04T11:48:00Z">
              <w:r w:rsidR="00152013">
                <w:t>stáhnout kromě aktualizací znovu celou stavovou databázi.</w:t>
              </w:r>
            </w:ins>
            <w:del w:id="40" w:author="raugustyn" w:date="2014-12-04T11:48:00Z">
              <w:r w:rsidDel="00152013">
                <w:delText>pokaždé stahovat obsah celé databáze</w:delText>
              </w:r>
            </w:del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41" w:name="_Toc400881899"/>
      <w:r>
        <w:t xml:space="preserve">Adresář se staženými daty </w:t>
      </w:r>
      <w:proofErr w:type="spellStart"/>
      <w:r>
        <w:t>DataDir</w:t>
      </w:r>
      <w:bookmarkEnd w:id="41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42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42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43" w:name="_Toc400881901"/>
      <w:r>
        <w:t xml:space="preserve">Nastavení rozsahu stahování </w:t>
      </w:r>
      <w:proofErr w:type="spellStart"/>
      <w:r w:rsidRPr="00626B0D">
        <w:t>DownloadFullDatabase</w:t>
      </w:r>
      <w:bookmarkEnd w:id="43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</w:t>
      </w:r>
      <w:ins w:id="44" w:author="raugustyn" w:date="2014-12-04T11:49:00Z">
        <w:r w:rsidR="00152013">
          <w:t xml:space="preserve"> včetně aktualizací</w:t>
        </w:r>
      </w:ins>
      <w:r>
        <w:t xml:space="preserve">. </w:t>
      </w:r>
      <w:ins w:id="45" w:author="raugustyn" w:date="2014-12-04T11:49:00Z">
        <w:r w:rsidR="00152013">
          <w:t xml:space="preserve">To využije uživatel, který aktualizuje databázi v dlouhých intervalech, například čtvrtletně. </w:t>
        </w:r>
      </w:ins>
      <w:r>
        <w:t xml:space="preserve">Jestliže je hodnota nastavena na </w:t>
      </w:r>
      <w:proofErr w:type="spellStart"/>
      <w:r>
        <w:t>False</w:t>
      </w:r>
      <w:proofErr w:type="spellEnd"/>
      <w:r>
        <w:t>, je nejdříve stažena celá databáze</w:t>
      </w:r>
      <w:ins w:id="46" w:author="raugustyn" w:date="2014-12-04T11:50:00Z">
        <w:r w:rsidR="00152013">
          <w:t xml:space="preserve"> i s aktualizacemi</w:t>
        </w:r>
      </w:ins>
      <w:r>
        <w:t xml:space="preserve">, následně </w:t>
      </w:r>
      <w:ins w:id="47" w:author="raugustyn" w:date="2014-12-04T11:50:00Z">
        <w:r w:rsidR="00152013">
          <w:t xml:space="preserve">se </w:t>
        </w:r>
      </w:ins>
      <w:r>
        <w:t xml:space="preserve">při každém dalším spuštění modulu </w:t>
      </w:r>
      <w:proofErr w:type="spellStart"/>
      <w:r>
        <w:t>RUIANDownloader</w:t>
      </w:r>
      <w:proofErr w:type="spellEnd"/>
      <w:r>
        <w:t xml:space="preserve"> </w:t>
      </w:r>
      <w:del w:id="48" w:author="raugustyn" w:date="2014-12-04T11:50:00Z">
        <w:r w:rsidDel="00152013">
          <w:delText xml:space="preserve">se </w:delText>
        </w:r>
      </w:del>
      <w:r>
        <w:t>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49" w:name="_Toc400881902"/>
      <w:r>
        <w:t xml:space="preserve">Spouštění importu do databáze </w:t>
      </w:r>
      <w:proofErr w:type="spellStart"/>
      <w:r>
        <w:t>RunImporter</w:t>
      </w:r>
      <w:bookmarkEnd w:id="49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50" w:name="_Toc400881904"/>
      <w:r>
        <w:t xml:space="preserve">Zamezení načítání historických dat </w:t>
      </w:r>
      <w:proofErr w:type="spellStart"/>
      <w:r>
        <w:t>IgnoreHistoricalData</w:t>
      </w:r>
      <w:bookmarkEnd w:id="50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51" w:name="_Toc400881905"/>
      <w:r>
        <w:t>Příklad nastaveného konfiguračního souboru</w:t>
      </w:r>
      <w:bookmarkEnd w:id="51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52" w:name="_Toc400881907"/>
      <w:bookmarkStart w:id="53" w:name="_Toc404749634"/>
      <w:r>
        <w:t xml:space="preserve">Spouštění modulu </w:t>
      </w:r>
      <w:proofErr w:type="spellStart"/>
      <w:r>
        <w:t>RUIANDownloader</w:t>
      </w:r>
      <w:bookmarkEnd w:id="52"/>
      <w:bookmarkEnd w:id="53"/>
      <w:proofErr w:type="spellEnd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B93B93">
        <w:t xml:space="preserve">ručně </w:t>
      </w:r>
      <w:r>
        <w:t xml:space="preserve">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B93B93">
        <w:t xml:space="preserve">, která je připravena pro spuštění správcem úloh tak, aby veškeré její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DE2DE1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78D7">
        <w:fldChar w:fldCharType="begin"/>
      </w:r>
      <w:r>
        <w:instrText xml:space="preserve"> SEQ Figure \* ARABIC </w:instrText>
      </w:r>
      <w:r w:rsidR="002A78D7">
        <w:fldChar w:fldCharType="separate"/>
      </w:r>
      <w:r>
        <w:rPr>
          <w:noProof/>
        </w:rPr>
        <w:t>4</w:t>
      </w:r>
      <w:r w:rsidR="002A78D7">
        <w:fldChar w:fldCharType="end"/>
      </w:r>
      <w:r>
        <w:t xml:space="preserve"> </w:t>
      </w:r>
      <w:proofErr w:type="spellStart"/>
      <w:r>
        <w:t>Statové</w:t>
      </w:r>
      <w:proofErr w:type="spellEnd"/>
      <w:r>
        <w:t xml:space="preserve"> okno modulu RÚIAN </w:t>
      </w:r>
      <w:proofErr w:type="spellStart"/>
      <w:r>
        <w:t>Downloader</w:t>
      </w:r>
      <w:proofErr w:type="spellEnd"/>
    </w:p>
    <w:p w:rsidR="001E119D" w:rsidRDefault="001E119D" w:rsidP="00EC6DD1">
      <w:pPr>
        <w:pStyle w:val="Nadpis2"/>
      </w:pPr>
      <w:bookmarkStart w:id="54" w:name="_Toc404749635"/>
      <w:r>
        <w:lastRenderedPageBreak/>
        <w:t>Výsledky stahování</w:t>
      </w:r>
      <w:bookmarkEnd w:id="54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78D7">
        <w:fldChar w:fldCharType="begin"/>
      </w:r>
      <w:r>
        <w:instrText xml:space="preserve"> SEQ Figure \* ARABIC </w:instrText>
      </w:r>
      <w:r w:rsidR="002A78D7">
        <w:fldChar w:fldCharType="separate"/>
      </w:r>
      <w:r>
        <w:rPr>
          <w:noProof/>
        </w:rPr>
        <w:t>5</w:t>
      </w:r>
      <w:r w:rsidR="002A78D7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55" w:name="_Toc400881913"/>
      <w:bookmarkStart w:id="56" w:name="_Toc404749636"/>
      <w:bookmarkStart w:id="57" w:name="_Toc400881908"/>
      <w:proofErr w:type="spellStart"/>
      <w:r>
        <w:lastRenderedPageBreak/>
        <w:t>RUIANDownlaoder.log</w:t>
      </w:r>
      <w:bookmarkEnd w:id="55"/>
      <w:bookmarkEnd w:id="56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58" w:name="_Toc389079008"/>
      <w:bookmarkStart w:id="59" w:name="_Toc404749637"/>
      <w:bookmarkEnd w:id="57"/>
      <w:r>
        <w:lastRenderedPageBreak/>
        <w:t xml:space="preserve">RÚIAN </w:t>
      </w:r>
      <w:proofErr w:type="spellStart"/>
      <w:r>
        <w:t>Importer</w:t>
      </w:r>
      <w:bookmarkEnd w:id="58"/>
      <w:bookmarkEnd w:id="59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60" w:name="_Toc389079009"/>
      <w:bookmarkStart w:id="61" w:name="_Toc404749638"/>
      <w:r>
        <w:t>Instalace</w:t>
      </w:r>
      <w:bookmarkEnd w:id="60"/>
      <w:bookmarkEnd w:id="61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B93B93">
      <w:pPr>
        <w:pStyle w:val="Nadpis3"/>
        <w:keepLines/>
      </w:pPr>
      <w:bookmarkStart w:id="62" w:name="_Toc389079011"/>
      <w:bookmarkStart w:id="63" w:name="_Toc404749639"/>
      <w:r>
        <w:lastRenderedPageBreak/>
        <w:t xml:space="preserve">Modul </w:t>
      </w:r>
      <w:proofErr w:type="spellStart"/>
      <w:r>
        <w:t>RUIANImporter</w:t>
      </w:r>
      <w:bookmarkEnd w:id="62"/>
      <w:bookmarkEnd w:id="63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64" w:name="_Toc389079012"/>
      <w:bookmarkStart w:id="65" w:name="_Toc404749640"/>
      <w:r>
        <w:t>Konfigurace</w:t>
      </w:r>
      <w:bookmarkEnd w:id="64"/>
      <w:bookmarkEnd w:id="65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,Obce,Mop,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proofErr w:type="spellStart"/>
            <w:r>
              <w:t>B</w:t>
            </w:r>
            <w:r w:rsidRPr="00B64A1D">
              <w:t>uildAutocompleteTables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>, budou v rámci spuštění generování tabulek pro služby (</w:t>
            </w:r>
            <w:proofErr w:type="spellStart"/>
            <w:r>
              <w:t>B</w:t>
            </w:r>
            <w:r w:rsidRPr="00E52576">
              <w:t>uildServicesTables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66" w:name="_Toc389079016"/>
      <w:proofErr w:type="spellStart"/>
      <w:r>
        <w:t>Pozn</w:t>
      </w:r>
      <w:proofErr w:type="spellEnd"/>
      <w:r>
        <w:t xml:space="preserve">: Změna nastavení hodnot </w:t>
      </w:r>
      <w:proofErr w:type="spellStart"/>
      <w:r>
        <w:t>B</w:t>
      </w:r>
      <w:r w:rsidRPr="00E52576">
        <w:t>uildServicesTables</w:t>
      </w:r>
      <w:proofErr w:type="spellEnd"/>
      <w:r>
        <w:t xml:space="preserve"> a </w:t>
      </w:r>
      <w:proofErr w:type="spellStart"/>
      <w:r>
        <w:t>B</w:t>
      </w:r>
      <w:r w:rsidRPr="00B64A1D">
        <w:t>uildAutocompleteTables</w:t>
      </w:r>
      <w:proofErr w:type="spellEnd"/>
      <w:r>
        <w:t xml:space="preserve"> se projeví po stažení následující aktualizace. Pokud chceme vygenerovat </w:t>
      </w:r>
      <w:proofErr w:type="spellStart"/>
      <w:r>
        <w:t>tabulke</w:t>
      </w:r>
      <w:proofErr w:type="spellEnd"/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66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 w:rsidR="00B64A1D" w:rsidRPr="00B64A1D">
        <w:t>buildAutocompleteTables</w:t>
      </w:r>
      <w:proofErr w:type="spellEnd"/>
      <w:r w:rsidR="00B64A1D">
        <w:t>=</w:t>
      </w:r>
      <w:proofErr w:type="spellStart"/>
      <w:r w:rsidR="00B64A1D"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lastRenderedPageBreak/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67" w:name="_Toc389079017"/>
      <w:bookmarkStart w:id="68" w:name="_Toc404749641"/>
      <w:r>
        <w:t xml:space="preserve">Spouštění modulu </w:t>
      </w:r>
      <w:proofErr w:type="spellStart"/>
      <w:r>
        <w:t>RUIANImporter</w:t>
      </w:r>
      <w:bookmarkEnd w:id="67"/>
      <w:bookmarkEnd w:id="68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69" w:name="_Toc404749642"/>
      <w:r>
        <w:t>Výsledky importu</w:t>
      </w:r>
      <w:bookmarkEnd w:id="69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78D7">
        <w:fldChar w:fldCharType="begin"/>
      </w:r>
      <w:r>
        <w:instrText xml:space="preserve"> SEQ Figure \* ARABIC </w:instrText>
      </w:r>
      <w:r w:rsidR="002A78D7">
        <w:fldChar w:fldCharType="separate"/>
      </w:r>
      <w:r w:rsidR="004F40F9">
        <w:rPr>
          <w:noProof/>
        </w:rPr>
        <w:t>8</w:t>
      </w:r>
      <w:r w:rsidR="002A78D7">
        <w:fldChar w:fldCharType="end"/>
      </w:r>
      <w:r>
        <w:t xml:space="preserve"> Úplná replika databáze RÚIAN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t>Figure</w:t>
      </w:r>
      <w:proofErr w:type="spellEnd"/>
      <w:r>
        <w:t xml:space="preserve"> </w:t>
      </w:r>
      <w:r w:rsidR="002A78D7">
        <w:fldChar w:fldCharType="begin"/>
      </w:r>
      <w:r>
        <w:instrText xml:space="preserve"> SEQ Figure \* ARABIC </w:instrText>
      </w:r>
      <w:r w:rsidR="002A78D7">
        <w:fldChar w:fldCharType="separate"/>
      </w:r>
      <w:r w:rsidR="004F40F9">
        <w:rPr>
          <w:noProof/>
        </w:rPr>
        <w:t>9</w:t>
      </w:r>
      <w:r w:rsidR="002A78D7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70" w:name="_Toc404749643"/>
      <w:r>
        <w:t>Detailní informace o importech a aktuálnost databáze</w:t>
      </w:r>
      <w:bookmarkEnd w:id="70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DE2DE1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lastRenderedPageBreak/>
        <w:t>Figure</w:t>
      </w:r>
      <w:proofErr w:type="spellEnd"/>
      <w:r>
        <w:t xml:space="preserve"> </w:t>
      </w:r>
      <w:r w:rsidR="002A78D7">
        <w:fldChar w:fldCharType="begin"/>
      </w:r>
      <w:r>
        <w:instrText xml:space="preserve"> SEQ Figure \* ARABIC </w:instrText>
      </w:r>
      <w:r w:rsidR="002A78D7">
        <w:fldChar w:fldCharType="separate"/>
      </w:r>
      <w:r w:rsidR="004F40F9">
        <w:rPr>
          <w:noProof/>
        </w:rPr>
        <w:t>10</w:t>
      </w:r>
      <w:r w:rsidR="002A78D7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DE2DE1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78D7">
        <w:fldChar w:fldCharType="begin"/>
      </w:r>
      <w:r>
        <w:instrText xml:space="preserve"> SEQ Figure \* ARABIC </w:instrText>
      </w:r>
      <w:r w:rsidR="002A78D7">
        <w:fldChar w:fldCharType="separate"/>
      </w:r>
      <w:r w:rsidR="004F40F9">
        <w:rPr>
          <w:noProof/>
        </w:rPr>
        <w:t>11</w:t>
      </w:r>
      <w:r w:rsidR="002A78D7">
        <w:fldChar w:fldCharType="end"/>
      </w:r>
      <w:r>
        <w:t xml:space="preserve"> Stránka se stavem importů z databáze RÚIAN</w:t>
      </w:r>
    </w:p>
    <w:p w:rsidR="00443E58" w:rsidRDefault="00DE2DE1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2A78D7">
        <w:fldChar w:fldCharType="begin"/>
      </w:r>
      <w:r>
        <w:instrText xml:space="preserve"> SEQ Figure \* ARABIC </w:instrText>
      </w:r>
      <w:r w:rsidR="002A78D7">
        <w:fldChar w:fldCharType="separate"/>
      </w:r>
      <w:r w:rsidR="004F40F9">
        <w:rPr>
          <w:noProof/>
        </w:rPr>
        <w:t>12</w:t>
      </w:r>
      <w:r w:rsidR="002A78D7">
        <w:fldChar w:fldCharType="end"/>
      </w:r>
      <w:r>
        <w:t xml:space="preserve"> Detail</w:t>
      </w:r>
      <w:r w:rsidR="004A2008">
        <w:t>ní výpis</w:t>
      </w:r>
      <w:r>
        <w:t xml:space="preserve"> importu 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r>
        <w:rPr>
          <w:lang w:val="en-US"/>
        </w:rPr>
        <w:lastRenderedPageBreak/>
        <w:t>Pozn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71" w:name="_Toc404749644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71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72" w:name="_Toc404749645"/>
      <w:r>
        <w:t>Instalace</w:t>
      </w:r>
      <w:bookmarkEnd w:id="72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73" w:name="_Toc404749646"/>
      <w:r>
        <w:t>Výběr HTTP Serveru</w:t>
      </w:r>
      <w:bookmarkEnd w:id="73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74" w:name="_Toc404749647"/>
      <w:r>
        <w:t>Konfigurace HTTP Serveru</w:t>
      </w:r>
      <w:bookmarkEnd w:id="74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75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75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76" w:name="_Toc404749648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76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</w:t>
      </w:r>
      <w:proofErr w:type="spellStart"/>
      <w:r w:rsidR="00271062">
        <w:t>Importer</w:t>
      </w:r>
      <w:proofErr w:type="spellEnd"/>
      <w:r w:rsidR="00271062">
        <w:t>-u.</w:t>
      </w:r>
    </w:p>
    <w:p w:rsidR="009448DC" w:rsidRDefault="00CB3646" w:rsidP="00CB3646">
      <w:pPr>
        <w:pStyle w:val="Nadpis3"/>
      </w:pPr>
      <w:bookmarkStart w:id="77" w:name="_Toc404749649"/>
      <w:r>
        <w:t>Testování nakonfigurovaného serveru</w:t>
      </w:r>
      <w:bookmarkEnd w:id="77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78" w:name="_Toc404749650"/>
      <w:r>
        <w:lastRenderedPageBreak/>
        <w:t>Použité zkratky</w:t>
      </w:r>
      <w:bookmarkEnd w:id="78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2A78D7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2A78D7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2A78D7" w:rsidP="00B52132">
            <w:hyperlink r:id="rId29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A78D7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2A78D7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79" w:name="_Toc404749651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79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80" w:name="_Toc404749652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80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81" w:name="_Toc400881909"/>
      <w:bookmarkStart w:id="82" w:name="_Toc404749653"/>
      <w:r>
        <w:t xml:space="preserve">Operační systém </w:t>
      </w:r>
      <w:r w:rsidRPr="000D5312">
        <w:t>Microsoft</w:t>
      </w:r>
      <w:r>
        <w:t xml:space="preserve"> Windows</w:t>
      </w:r>
      <w:bookmarkEnd w:id="81"/>
      <w:bookmarkEnd w:id="82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83" w:name="_Toc400881910"/>
      <w:bookmarkStart w:id="84" w:name="_Toc404749654"/>
      <w:r>
        <w:lastRenderedPageBreak/>
        <w:t>Operační systém Uni</w:t>
      </w:r>
      <w:r w:rsidR="00476210">
        <w:t xml:space="preserve">x </w:t>
      </w:r>
      <w:r>
        <w:t>(Linux)</w:t>
      </w:r>
      <w:bookmarkEnd w:id="83"/>
      <w:bookmarkEnd w:id="84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85" w:name="_Toc404749655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85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86" w:name="_Toc404749656"/>
      <w:r>
        <w:t xml:space="preserve">1. </w:t>
      </w:r>
      <w:r w:rsidR="006F1183">
        <w:t>Kontrola systému</w:t>
      </w:r>
      <w:bookmarkEnd w:id="86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87" w:name="_Toc404749657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87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88" w:name="_Toc404749658"/>
      <w:r>
        <w:lastRenderedPageBreak/>
        <w:t xml:space="preserve">3. </w:t>
      </w:r>
      <w:r w:rsidR="004D17FE">
        <w:t>Stažení dat a aktualizací</w:t>
      </w:r>
      <w:bookmarkEnd w:id="88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89" w:name="_Toc404749659"/>
      <w:r>
        <w:t xml:space="preserve">4. </w:t>
      </w:r>
      <w:r w:rsidR="004D17FE">
        <w:t>Vytvoření databáze</w:t>
      </w:r>
      <w:bookmarkEnd w:id="89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90" w:name="_Toc404749660"/>
      <w:r>
        <w:t xml:space="preserve">5. </w:t>
      </w:r>
      <w:r w:rsidR="004D17FE">
        <w:t>Import do databáze</w:t>
      </w:r>
      <w:bookmarkEnd w:id="90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91" w:name="_Toc404749661"/>
      <w:r>
        <w:t xml:space="preserve">6. Nastavení serveru </w:t>
      </w:r>
      <w:proofErr w:type="spellStart"/>
      <w:r>
        <w:t>Apache</w:t>
      </w:r>
      <w:bookmarkEnd w:id="91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2A78D7" w:rsidRPr="00681BCF">
        <w:fldChar w:fldCharType="begin"/>
      </w:r>
      <w:r w:rsidRPr="00681BCF">
        <w:instrText xml:space="preserve"> REF _Ref403365866 \h </w:instrText>
      </w:r>
      <w:r w:rsidR="002A78D7" w:rsidRPr="00681BCF">
        <w:fldChar w:fldCharType="separate"/>
      </w:r>
      <w:r w:rsidRPr="00681BCF">
        <w:t xml:space="preserve">Konfigurace na serveru </w:t>
      </w:r>
      <w:proofErr w:type="spellStart"/>
      <w:r w:rsidRPr="00681BCF">
        <w:t>Apache</w:t>
      </w:r>
      <w:proofErr w:type="spellEnd"/>
      <w:r w:rsidRPr="00681BCF">
        <w:t xml:space="preserve"> HTTP</w:t>
      </w:r>
      <w:r w:rsidR="002A78D7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92" w:name="_Toc404749662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92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r w:rsidR="00175E32">
        <w:t>u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93" w:name="_Toc404749663"/>
      <w:r w:rsidRPr="00681BCF">
        <w:t>8. Ověření dostupnosti a využívání služeb</w:t>
      </w:r>
      <w:bookmarkEnd w:id="93"/>
    </w:p>
    <w:p w:rsidR="00291100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E9A" w:rsidRDefault="00034E9A">
      <w:r>
        <w:separator/>
      </w:r>
    </w:p>
  </w:endnote>
  <w:endnote w:type="continuationSeparator" w:id="0">
    <w:p w:rsidR="00034E9A" w:rsidRDefault="00034E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2013" w:rsidRPr="003B0262" w:rsidRDefault="00152013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362DB4">
      <w:rPr>
        <w:rFonts w:ascii="Arial" w:hAnsi="Arial" w:cs="Arial"/>
        <w:smallCaps/>
        <w:noProof/>
        <w:sz w:val="18"/>
        <w:szCs w:val="18"/>
      </w:rPr>
      <w:t>11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362DB4">
      <w:rPr>
        <w:rFonts w:ascii="Arial" w:hAnsi="Arial" w:cs="Arial"/>
        <w:smallCaps/>
        <w:noProof/>
        <w:sz w:val="18"/>
        <w:szCs w:val="18"/>
      </w:rPr>
      <w:t>30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152013" w:rsidRDefault="00152013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2013" w:rsidRPr="003B0262" w:rsidRDefault="00152013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>
      <w:rPr>
        <w:rFonts w:ascii="Arial" w:hAnsi="Arial" w:cs="Arial"/>
        <w:smallCaps/>
        <w:noProof/>
        <w:sz w:val="18"/>
        <w:szCs w:val="18"/>
      </w:rPr>
      <w:t>C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152013" w:rsidRDefault="00152013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E9A" w:rsidRDefault="00034E9A">
      <w:r>
        <w:separator/>
      </w:r>
    </w:p>
  </w:footnote>
  <w:footnote w:type="continuationSeparator" w:id="0">
    <w:p w:rsidR="00034E9A" w:rsidRDefault="00034E9A">
      <w:r>
        <w:continuationSeparator/>
      </w:r>
    </w:p>
  </w:footnote>
  <w:footnote w:id="1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152013" w:rsidRPr="000F6663" w:rsidRDefault="00152013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152013" w:rsidRDefault="00152013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152013" w:rsidRDefault="0015201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2013" w:rsidRPr="009B2F46" w:rsidRDefault="00152013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trackRevisions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95234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4E9A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013"/>
    <w:rsid w:val="001523E3"/>
    <w:rsid w:val="001532E3"/>
    <w:rsid w:val="001556DD"/>
    <w:rsid w:val="00163200"/>
    <w:rsid w:val="00163722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A78D7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0F99"/>
    <w:rsid w:val="00354225"/>
    <w:rsid w:val="00360913"/>
    <w:rsid w:val="00362AC5"/>
    <w:rsid w:val="00362DB4"/>
    <w:rsid w:val="0039318D"/>
    <w:rsid w:val="00394058"/>
    <w:rsid w:val="00394B05"/>
    <w:rsid w:val="00396C46"/>
    <w:rsid w:val="003A3BA7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220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46D6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3F03"/>
    <w:rsid w:val="00A958D2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87442"/>
    <w:rsid w:val="00B91EAC"/>
    <w:rsid w:val="00B92DDD"/>
    <w:rsid w:val="00B932F8"/>
    <w:rsid w:val="00B93B93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CB7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380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2DE1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382"/>
    <w:rsid w:val="00E52576"/>
    <w:rsid w:val="00E56549"/>
    <w:rsid w:val="00E56AE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417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52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26387E"/>
    <w:rsid w:val="00313905"/>
    <w:rsid w:val="00353B6B"/>
    <w:rsid w:val="00383019"/>
    <w:rsid w:val="003D7B8D"/>
    <w:rsid w:val="00487397"/>
    <w:rsid w:val="00540D9C"/>
    <w:rsid w:val="0059277A"/>
    <w:rsid w:val="005C46CE"/>
    <w:rsid w:val="00612B55"/>
    <w:rsid w:val="00623DC3"/>
    <w:rsid w:val="00681605"/>
    <w:rsid w:val="008A704C"/>
    <w:rsid w:val="008C21AE"/>
    <w:rsid w:val="008E3E5C"/>
    <w:rsid w:val="009525F1"/>
    <w:rsid w:val="009627FA"/>
    <w:rsid w:val="00A52660"/>
    <w:rsid w:val="00B85A66"/>
    <w:rsid w:val="00D2252F"/>
    <w:rsid w:val="00DD660D"/>
    <w:rsid w:val="00DE7D85"/>
    <w:rsid w:val="00E463A2"/>
    <w:rsid w:val="00E47C7D"/>
    <w:rsid w:val="00E67630"/>
    <w:rsid w:val="00E91D5B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C5BCF0-116E-42EB-B636-CF08F3943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</Pages>
  <Words>4083</Words>
  <Characters>23274</Characters>
  <Application>Microsoft Office Word</Application>
  <DocSecurity>0</DocSecurity>
  <Lines>193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27303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142</cp:revision>
  <cp:lastPrinted>2014-11-10T06:06:00Z</cp:lastPrinted>
  <dcterms:created xsi:type="dcterms:W3CDTF">2014-05-29T05:28:00Z</dcterms:created>
  <dcterms:modified xsi:type="dcterms:W3CDTF">2014-12-04T11:00:00Z</dcterms:modified>
</cp:coreProperties>
</file>