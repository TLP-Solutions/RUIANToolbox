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del w:id="1" w:author="Vacek_T" w:date="2014-12-03T10:15:00Z">
            <w:r w:rsidR="001876BB" w:rsidDel="00771737">
              <w:rPr>
                <w:i/>
                <w:sz w:val="28"/>
                <w:szCs w:val="36"/>
              </w:rPr>
              <w:delText>5</w:delText>
            </w:r>
          </w:del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749625" w:history="1">
        <w:r w:rsidR="009F603E" w:rsidRPr="001D54E9">
          <w:rPr>
            <w:rStyle w:val="Hypertextovodkaz"/>
            <w:noProof/>
          </w:rPr>
          <w:t>Základní informace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6" w:history="1">
        <w:r w:rsidR="009F603E" w:rsidRPr="001D54E9">
          <w:rPr>
            <w:rStyle w:val="Hypertextovodkaz"/>
            <w:noProof/>
          </w:rPr>
          <w:t>Instalace a využití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7" w:history="1">
        <w:r w:rsidR="009F603E" w:rsidRPr="001D54E9">
          <w:rPr>
            <w:rStyle w:val="Hypertextovodkaz"/>
            <w:noProof/>
          </w:rPr>
          <w:t>Nároky a systém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8" w:history="1">
        <w:r w:rsidR="009F603E" w:rsidRPr="001D54E9">
          <w:rPr>
            <w:rStyle w:val="Hypertextovodkaz"/>
            <w:noProof/>
          </w:rPr>
          <w:t>Společné skripty a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29" w:history="1">
        <w:r w:rsidR="009F603E" w:rsidRPr="001D54E9">
          <w:rPr>
            <w:rStyle w:val="Hypertextovodkaz"/>
            <w:noProof/>
          </w:rPr>
          <w:t>Soubory ke stažení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0" w:history="1">
        <w:r w:rsidR="009F603E" w:rsidRPr="001D54E9">
          <w:rPr>
            <w:rStyle w:val="Hypertextovodkaz"/>
            <w:noProof/>
          </w:rPr>
          <w:t>RÚIAN 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1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2" w:history="1">
        <w:r w:rsidR="009F603E" w:rsidRPr="001D54E9">
          <w:rPr>
            <w:rStyle w:val="Hypertextovodkaz"/>
            <w:noProof/>
          </w:rPr>
          <w:t>Důležité soubory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3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4" w:history="1">
        <w:r w:rsidR="009F603E" w:rsidRPr="001D54E9">
          <w:rPr>
            <w:rStyle w:val="Hypertextovodkaz"/>
            <w:noProof/>
          </w:rPr>
          <w:t>Spouštění modulu RUIANDownloader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5" w:history="1">
        <w:r w:rsidR="009F603E" w:rsidRPr="001D54E9">
          <w:rPr>
            <w:rStyle w:val="Hypertextovodkaz"/>
            <w:noProof/>
          </w:rPr>
          <w:t>Výsledky stahování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6" w:history="1">
        <w:r w:rsidR="009F603E" w:rsidRPr="001D54E9">
          <w:rPr>
            <w:rStyle w:val="Hypertextovodkaz"/>
            <w:noProof/>
          </w:rPr>
          <w:t>RUIANDownlaoder.log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7" w:history="1">
        <w:r w:rsidR="009F603E" w:rsidRPr="001D54E9">
          <w:rPr>
            <w:rStyle w:val="Hypertextovodkaz"/>
            <w:noProof/>
          </w:rPr>
          <w:t>RÚIAN 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8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39" w:history="1">
        <w:r w:rsidR="009F603E" w:rsidRPr="001D54E9">
          <w:rPr>
            <w:rStyle w:val="Hypertextovodkaz"/>
            <w:noProof/>
          </w:rPr>
          <w:t>Modul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0" w:history="1">
        <w:r w:rsidR="009F603E" w:rsidRPr="001D54E9">
          <w:rPr>
            <w:rStyle w:val="Hypertextovodkaz"/>
            <w:noProof/>
          </w:rPr>
          <w:t>Konfigurace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1" w:history="1">
        <w:r w:rsidR="009F603E" w:rsidRPr="001D54E9">
          <w:rPr>
            <w:rStyle w:val="Hypertextovodkaz"/>
            <w:noProof/>
          </w:rPr>
          <w:t>Spouštění modulu RUIANImporter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2" w:history="1">
        <w:r w:rsidR="009F603E" w:rsidRPr="001D54E9">
          <w:rPr>
            <w:rStyle w:val="Hypertextovodkaz"/>
            <w:noProof/>
          </w:rPr>
          <w:t>Výsledky importu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3" w:history="1">
        <w:r w:rsidR="009F603E" w:rsidRPr="001D54E9">
          <w:rPr>
            <w:rStyle w:val="Hypertextovodkaz"/>
            <w:noProof/>
          </w:rPr>
          <w:t>Detailní informace o importech a aktuálnost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4" w:history="1">
        <w:r w:rsidR="009F603E" w:rsidRPr="001D54E9">
          <w:rPr>
            <w:rStyle w:val="Hypertextovodkaz"/>
            <w:noProof/>
            <w:lang w:val="en-US"/>
          </w:rPr>
          <w:t>RÚIAN Web 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5" w:history="1">
        <w:r w:rsidR="009F603E" w:rsidRPr="001D54E9">
          <w:rPr>
            <w:rStyle w:val="Hypertextovodkaz"/>
            <w:noProof/>
          </w:rPr>
          <w:t>Instalace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6" w:history="1">
        <w:r w:rsidR="009F603E" w:rsidRPr="001D54E9">
          <w:rPr>
            <w:rStyle w:val="Hypertextovodkaz"/>
            <w:noProof/>
          </w:rPr>
          <w:t>Výběr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7" w:history="1">
        <w:r w:rsidR="009F603E" w:rsidRPr="001D54E9">
          <w:rPr>
            <w:rStyle w:val="Hypertextovodkaz"/>
            <w:noProof/>
          </w:rPr>
          <w:t>Konfigurace HTTP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8" w:history="1">
        <w:r w:rsidR="009F603E" w:rsidRPr="001D54E9">
          <w:rPr>
            <w:rStyle w:val="Hypertextovodkaz"/>
            <w:noProof/>
          </w:rPr>
          <w:t>Konfigurace souboru RUIANServices.cfg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49" w:history="1">
        <w:r w:rsidR="009F603E" w:rsidRPr="001D54E9">
          <w:rPr>
            <w:rStyle w:val="Hypertextovodkaz"/>
            <w:noProof/>
          </w:rPr>
          <w:t>Testování nakonfigurovaného serveru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0" w:history="1">
        <w:r w:rsidR="009F603E" w:rsidRPr="001D54E9">
          <w:rPr>
            <w:rStyle w:val="Hypertextovodkaz"/>
            <w:noProof/>
          </w:rPr>
          <w:t>Použité zkratky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1" w:history="1">
        <w:r w:rsidR="009F603E" w:rsidRPr="001D54E9">
          <w:rPr>
            <w:rStyle w:val="Hypertextovodkaz"/>
            <w:noProof/>
          </w:rPr>
          <w:t>Příloha A. Vytvoření databáze pro repliku RÚIAN v PostGIS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2" w:history="1">
        <w:r w:rsidR="009F603E" w:rsidRPr="001D54E9">
          <w:rPr>
            <w:rStyle w:val="Hypertextovodkaz"/>
            <w:noProof/>
          </w:rPr>
          <w:t>Příloha B: Automatické stahování aktualizací databáze RÚIAN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3" w:history="1">
        <w:r w:rsidR="009F603E" w:rsidRPr="001D54E9">
          <w:rPr>
            <w:rStyle w:val="Hypertextovodkaz"/>
            <w:noProof/>
          </w:rPr>
          <w:t>Operační systém Microsoft Windows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4" w:history="1">
        <w:r w:rsidR="009F603E" w:rsidRPr="001D54E9">
          <w:rPr>
            <w:rStyle w:val="Hypertextovodkaz"/>
            <w:noProof/>
          </w:rPr>
          <w:t>Operační systém Unix (Linux)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5" w:history="1">
        <w:r w:rsidR="009F603E" w:rsidRPr="001D54E9">
          <w:rPr>
            <w:rStyle w:val="Hypertextovodkaz"/>
            <w:noProof/>
          </w:rPr>
          <w:t>Příloha C: Oživení RÚIAN Web Services s minimálním nastavením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6" w:history="1">
        <w:r w:rsidR="009F603E" w:rsidRPr="001D54E9">
          <w:rPr>
            <w:rStyle w:val="Hypertextovodkaz"/>
            <w:noProof/>
          </w:rPr>
          <w:t>1. Kontrola systému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7" w:history="1">
        <w:r w:rsidR="009F603E" w:rsidRPr="001D54E9">
          <w:rPr>
            <w:rStyle w:val="Hypertextovodkaz"/>
            <w:noProof/>
          </w:rPr>
          <w:t>2. Stažení knihovny RÚIAN Toolbox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8" w:history="1">
        <w:r w:rsidR="009F603E" w:rsidRPr="001D54E9">
          <w:rPr>
            <w:rStyle w:val="Hypertextovodkaz"/>
            <w:noProof/>
          </w:rPr>
          <w:t>3. Stažení dat a aktualizací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59" w:history="1">
        <w:r w:rsidR="009F603E" w:rsidRPr="001D54E9">
          <w:rPr>
            <w:rStyle w:val="Hypertextovodkaz"/>
            <w:noProof/>
          </w:rPr>
          <w:t>4. Vytvoření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0" w:history="1">
        <w:r w:rsidR="009F603E" w:rsidRPr="001D54E9">
          <w:rPr>
            <w:rStyle w:val="Hypertextovodkaz"/>
            <w:noProof/>
          </w:rPr>
          <w:t>5. Import do databáze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1" w:history="1">
        <w:r w:rsidR="009F603E" w:rsidRPr="001D54E9">
          <w:rPr>
            <w:rStyle w:val="Hypertextovodkaz"/>
            <w:noProof/>
          </w:rPr>
          <w:t>6. Nastavení serveru Apache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2" w:history="1">
        <w:r w:rsidR="009F603E" w:rsidRPr="001D54E9">
          <w:rPr>
            <w:rStyle w:val="Hypertextovodkaz"/>
            <w:noProof/>
          </w:rPr>
          <w:t>7. Nastavení serveru WebServices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F603E" w:rsidRDefault="00BD57B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749663" w:history="1">
        <w:r w:rsidR="009F603E" w:rsidRPr="001D54E9">
          <w:rPr>
            <w:rStyle w:val="Hypertextovodkaz"/>
            <w:noProof/>
          </w:rPr>
          <w:t>8. Ověření dostupnosti a využívání služeb</w:t>
        </w:r>
        <w:r w:rsidR="009F603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F603E">
          <w:rPr>
            <w:noProof/>
            <w:webHidden/>
          </w:rPr>
          <w:instrText xml:space="preserve"> PAGEREF _Toc404749663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603E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BD57B7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2" w:name="_Toc358172033"/>
      <w:bookmarkStart w:id="3" w:name="_Toc358198607"/>
      <w:bookmarkStart w:id="4" w:name="_Toc404749625"/>
      <w:r>
        <w:lastRenderedPageBreak/>
        <w:t>Základní informace</w:t>
      </w:r>
      <w:bookmarkEnd w:id="2"/>
      <w:bookmarkEnd w:id="3"/>
      <w:bookmarkEnd w:id="4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ins w:id="5" w:author="Vacek_T" w:date="2014-12-03T10:22:00Z">
        <w:r w:rsidR="0071753B">
          <w:t xml:space="preserve">(dále jen </w:t>
        </w:r>
      </w:ins>
      <w:r w:rsidR="00CC1EF7">
        <w:t>RÚIAN</w:t>
      </w:r>
      <w:ins w:id="6" w:author="Vacek_T" w:date="2014-12-03T10:22:00Z">
        <w:r w:rsidR="0071753B">
          <w:t>)</w:t>
        </w:r>
      </w:ins>
      <w:r w:rsidR="00CC1EF7">
        <w:t xml:space="preserve">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ins w:id="7" w:author="Vacek_T" w:date="2014-12-03T10:23:00Z">
        <w:r w:rsidR="0071753B">
          <w:t>,</w:t>
        </w:r>
      </w:ins>
      <w:r w:rsidR="00823F69">
        <w:t xml:space="preserve"> s důrazem na využití adres</w:t>
      </w:r>
      <w:ins w:id="8" w:author="Vacek_T" w:date="2014-12-03T10:23:00Z">
        <w:r w:rsidR="0071753B">
          <w:t>.</w:t>
        </w:r>
      </w:ins>
      <w:del w:id="9" w:author="Vacek_T" w:date="2014-12-03T10:23:00Z">
        <w:r w:rsidR="00295A04" w:rsidDel="0071753B">
          <w:delText>,</w:delText>
        </w:r>
      </w:del>
      <w:r w:rsidR="00295A04">
        <w:t xml:space="preserve"> </w:t>
      </w:r>
      <w:ins w:id="10" w:author="Vacek_T" w:date="2014-12-03T10:23:00Z">
        <w:r w:rsidR="0071753B">
          <w:t>P</w:t>
        </w:r>
      </w:ins>
      <w:del w:id="11" w:author="Vacek_T" w:date="2014-12-03T10:23:00Z">
        <w:r w:rsidR="00295A04" w:rsidDel="0071753B">
          <w:delText>p</w:delText>
        </w:r>
      </w:del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ins w:id="12" w:author="Vacek_T" w:date="2014-12-03T10:22:00Z">
        <w:r w:rsidR="0071753B">
          <w:t xml:space="preserve">dále jen </w:t>
        </w:r>
      </w:ins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ins w:id="13" w:author="Vacek_T" w:date="2014-12-03T10:25:00Z">
        <w:r w:rsidR="0071753B">
          <w:t xml:space="preserve">jak </w:t>
        </w:r>
      </w:ins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ins w:id="14" w:author="Vacek_T" w:date="2014-12-03T10:25:00Z">
        <w:r w:rsidR="0071753B">
          <w:t xml:space="preserve">tak i </w:t>
        </w:r>
      </w:ins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15" w:name="_Toc404749626"/>
      <w:r>
        <w:lastRenderedPageBreak/>
        <w:t>Instalace</w:t>
      </w:r>
      <w:r w:rsidR="00D94E8B">
        <w:t xml:space="preserve"> a využití</w:t>
      </w:r>
      <w:bookmarkEnd w:id="15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ins w:id="16" w:author="Vacek_T" w:date="2014-12-03T10:25:00Z">
        <w:r w:rsidR="0071753B">
          <w:t>.</w:t>
        </w:r>
      </w:ins>
      <w:del w:id="17" w:author="Vacek_T" w:date="2014-12-03T10:25:00Z">
        <w:r w:rsidRPr="00394058" w:rsidDel="0071753B">
          <w:delText>,</w:delText>
        </w:r>
      </w:del>
      <w:r w:rsidRPr="00394058">
        <w:t xml:space="preserve"> </w:t>
      </w:r>
      <w:ins w:id="18" w:author="Vacek_T" w:date="2014-12-03T10:25:00Z">
        <w:r w:rsidR="0071753B">
          <w:t>P</w:t>
        </w:r>
      </w:ins>
      <w:del w:id="19" w:author="Vacek_T" w:date="2014-12-03T10:25:00Z">
        <w:r w:rsidRPr="00394058" w:rsidDel="0071753B">
          <w:delText>p</w:delText>
        </w:r>
      </w:del>
      <w:r w:rsidRPr="00394058">
        <w:t>o stažení rozbalíme archiv</w:t>
      </w:r>
      <w:r w:rsidR="00394058" w:rsidRPr="00394058">
        <w:t xml:space="preserve"> do </w:t>
      </w:r>
      <w:ins w:id="20" w:author="Vacek_T" w:date="2014-12-03T10:26:00Z">
        <w:r w:rsidR="0071753B">
          <w:t xml:space="preserve">námi </w:t>
        </w:r>
      </w:ins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ins w:id="21" w:author="Vacek_T" w:date="2014-12-03T10:27:00Z">
        <w:r w:rsidR="0071753B">
          <w:t>,</w:t>
        </w:r>
      </w:ins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proofErr w:type="gramStart"/>
      <w:r w:rsidR="001A2F0B" w:rsidRPr="001A2F0B">
        <w:rPr>
          <w:lang w:val="en-US"/>
        </w:rPr>
        <w:t>na</w:t>
      </w:r>
      <w:proofErr w:type="spellEnd"/>
      <w:proofErr w:type="gram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ins w:id="22" w:author="Vacek_T" w:date="2014-12-03T10:27:00Z">
        <w:r w:rsidR="0071753B">
          <w:rPr>
            <w:lang w:val="en-US"/>
          </w:rPr>
          <w:t xml:space="preserve"> </w:t>
        </w:r>
        <w:proofErr w:type="spellStart"/>
        <w:r w:rsidR="0071753B">
          <w:rPr>
            <w:lang w:val="en-US"/>
          </w:rPr>
          <w:t>jsou</w:t>
        </w:r>
        <w:proofErr w:type="spellEnd"/>
        <w:r w:rsidR="0071753B">
          <w:rPr>
            <w:lang w:val="en-US"/>
          </w:rPr>
          <w:t xml:space="preserve"> </w:t>
        </w:r>
        <w:proofErr w:type="spellStart"/>
        <w:r w:rsidR="0071753B">
          <w:rPr>
            <w:lang w:val="en-US"/>
          </w:rPr>
          <w:t>ukládány</w:t>
        </w:r>
        <w:proofErr w:type="spellEnd"/>
        <w:r w:rsidR="0071753B">
          <w:rPr>
            <w:lang w:val="en-US"/>
          </w:rPr>
          <w:t xml:space="preserve"> do </w:t>
        </w:r>
        <w:proofErr w:type="spellStart"/>
        <w:r w:rsidR="0071753B">
          <w:rPr>
            <w:lang w:val="en-US"/>
          </w:rPr>
          <w:t>samostatných</w:t>
        </w:r>
        <w:proofErr w:type="spellEnd"/>
        <w:r w:rsidR="0071753B">
          <w:rPr>
            <w:lang w:val="en-US"/>
          </w:rPr>
          <w:t xml:space="preserve"> </w:t>
        </w:r>
        <w:proofErr w:type="spellStart"/>
        <w:r w:rsidR="0071753B">
          <w:rPr>
            <w:lang w:val="en-US"/>
          </w:rPr>
          <w:t>souborů</w:t>
        </w:r>
      </w:ins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23" w:name="_Toc400881896"/>
      <w:bookmarkStart w:id="24" w:name="_Toc404749627"/>
      <w:bookmarkStart w:id="25" w:name="_Toc389079818"/>
      <w:r>
        <w:t>Nároky a systém</w:t>
      </w:r>
      <w:bookmarkEnd w:id="23"/>
      <w:bookmarkEnd w:id="2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26" w:name="_Toc404749628"/>
      <w:r>
        <w:t>Společné skript</w:t>
      </w:r>
      <w:bookmarkEnd w:id="25"/>
      <w:r>
        <w:t>y</w:t>
      </w:r>
      <w:r w:rsidR="00E86096">
        <w:t xml:space="preserve"> a soubory</w:t>
      </w:r>
      <w:bookmarkEnd w:id="2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89"/>
        <w:gridCol w:w="6591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commentRangeStart w:id="27"/>
            <w:proofErr w:type="spellStart"/>
            <w:r>
              <w:t>DownloadRUIAN.log</w:t>
            </w:r>
            <w:commentRangeEnd w:id="27"/>
            <w:proofErr w:type="spellEnd"/>
            <w:r w:rsidR="00E3275F">
              <w:rPr>
                <w:rStyle w:val="Odkaznakoment"/>
              </w:rPr>
              <w:commentReference w:id="27"/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commentRangeStart w:id="28"/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commentRangeEnd w:id="28"/>
            <w:proofErr w:type="spellEnd"/>
            <w:r w:rsidR="00E3275F">
              <w:rPr>
                <w:rStyle w:val="Odkaznakoment"/>
              </w:rPr>
              <w:commentReference w:id="28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29" w:name="_Toc404749629"/>
      <w:r>
        <w:t>Soubory ke stažení</w:t>
      </w:r>
      <w:bookmarkEnd w:id="2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BD57B7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BD57B7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2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</w:t>
      </w:r>
      <w:proofErr w:type="spellStart"/>
      <w:r>
        <w:t>multiplatformní</w:t>
      </w:r>
      <w:proofErr w:type="spellEnd"/>
      <w:r w:rsidR="00271062">
        <w:t>, modulární</w:t>
      </w:r>
      <w:r w:rsidR="003100A0">
        <w:t xml:space="preserve"> a konfigurovatelná</w:t>
      </w:r>
      <w:r>
        <w:t>.</w:t>
      </w:r>
      <w:ins w:id="30" w:author="Vacek_T" w:date="2014-12-03T10:11:00Z">
        <w:r w:rsidR="00771737">
          <w:t xml:space="preserve"> </w:t>
        </w:r>
      </w:ins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ins w:id="31" w:author="Vacek_T" w:date="2014-12-03T10:11:00Z">
        <w:r w:rsidR="00771737">
          <w:t>,</w:t>
        </w:r>
      </w:ins>
      <w:r w:rsidR="00271062">
        <w:t xml:space="preserve">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>kdekoli na stejném disku jako adresář s knihovnou</w:t>
      </w:r>
      <w:r w:rsidR="0079377A">
        <w:t xml:space="preserve"> R</w:t>
      </w:r>
      <w:r w:rsidR="00A93F03">
        <w:t>ÚIAN </w:t>
      </w:r>
      <w:proofErr w:type="spellStart"/>
      <w:r w:rsidR="00A93F03">
        <w:t>Toolbox</w:t>
      </w:r>
      <w:proofErr w:type="spellEnd"/>
      <w:r w:rsidR="00A93F03">
        <w:t>, implicitně p</w:t>
      </w:r>
      <w:r w:rsidR="0075221F">
        <w:t>římo v t</w:t>
      </w:r>
      <w:r w:rsidR="00271062">
        <w:t>omto adresáři. Přednost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ins w:id="32" w:author="Vacek_T" w:date="2014-12-03T10:12:00Z">
        <w:r w:rsidR="00771737">
          <w:t>:</w:t>
        </w:r>
      </w:ins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del w:id="33" w:author="Vacek_T" w:date="2014-12-03T10:13:00Z">
        <w:r w:rsidDel="00771737">
          <w:delText xml:space="preserve">nadřízeném </w:delText>
        </w:r>
      </w:del>
      <w:ins w:id="34" w:author="Vacek_T" w:date="2014-12-03T10:13:00Z">
        <w:r w:rsidR="00771737">
          <w:t xml:space="preserve">nadřízeného </w:t>
        </w:r>
      </w:ins>
      <w:r>
        <w:t>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</w:t>
      </w:r>
      <w:del w:id="35" w:author="Vacek_T" w:date="2014-12-03T10:13:00Z">
        <w:r w:rsidDel="00771737">
          <w:delText xml:space="preserve"> se</w:delText>
        </w:r>
      </w:del>
      <w:r>
        <w:t xml:space="preserve">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</w:t>
      </w:r>
      <w:ins w:id="36" w:author="Vacek_T" w:date="2014-12-03T10:14:00Z">
        <w:r w:rsidR="00771737">
          <w:t xml:space="preserve"> (např. </w:t>
        </w:r>
        <w:proofErr w:type="spellStart"/>
        <w:r w:rsidR="00771737">
          <w:t>Notepad</w:t>
        </w:r>
        <w:proofErr w:type="spellEnd"/>
        <w:r w:rsidR="00771737">
          <w:t>++)</w:t>
        </w:r>
      </w:ins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37" w:name="_Toc400881894"/>
      <w:bookmarkStart w:id="38" w:name="_Toc404749630"/>
      <w:r>
        <w:lastRenderedPageBreak/>
        <w:t xml:space="preserve">RÚIAN </w:t>
      </w:r>
      <w:proofErr w:type="spellStart"/>
      <w:r>
        <w:t>Downloader</w:t>
      </w:r>
      <w:bookmarkEnd w:id="37"/>
      <w:bookmarkEnd w:id="38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39" w:name="_Toc400881895"/>
      <w:bookmarkStart w:id="40" w:name="_Toc404749631"/>
      <w:r>
        <w:t>Instalace</w:t>
      </w:r>
      <w:bookmarkEnd w:id="39"/>
      <w:bookmarkEnd w:id="40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6" w:history="1">
        <w:r>
          <w:rPr>
            <w:rStyle w:val="Hypertextovodkaz"/>
            <w:lang w:val="en-US"/>
          </w:rPr>
          <w:t>https://github.com/vugtk21/RUIANToolbox/archive/master.zip</w:t>
        </w:r>
      </w:hyperlink>
      <w:ins w:id="41" w:author="Vacek_T" w:date="2014-12-03T11:04:00Z">
        <w:r w:rsidR="00503ED4">
          <w:t>.</w:t>
        </w:r>
      </w:ins>
      <w:del w:id="42" w:author="Vacek_T" w:date="2014-12-03T11:04:00Z">
        <w:r w:rsidDel="00503ED4">
          <w:delText>,</w:delText>
        </w:r>
      </w:del>
      <w:r>
        <w:t xml:space="preserve"> </w:t>
      </w:r>
      <w:ins w:id="43" w:author="Vacek_T" w:date="2014-12-03T11:04:00Z">
        <w:r w:rsidR="00503ED4">
          <w:t>P</w:t>
        </w:r>
      </w:ins>
      <w:del w:id="44" w:author="Vacek_T" w:date="2014-12-03T11:04:00Z">
        <w:r w:rsidDel="00503ED4">
          <w:delText>p</w:delText>
        </w:r>
      </w:del>
      <w:r>
        <w:t xml:space="preserve">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45" w:name="_Toc400881897"/>
      <w:bookmarkStart w:id="46" w:name="_Toc404749632"/>
      <w:r>
        <w:lastRenderedPageBreak/>
        <w:t>Důležité soubory</w:t>
      </w:r>
      <w:bookmarkEnd w:id="45"/>
      <w:bookmarkEnd w:id="46"/>
      <w:ins w:id="47" w:author="Vacek_T" w:date="2014-12-03T11:05:00Z">
        <w:r w:rsidR="00503ED4">
          <w:t xml:space="preserve"> pro běh </w:t>
        </w:r>
      </w:ins>
      <w:ins w:id="48" w:author="Vacek_T" w:date="2014-12-03T11:10:00Z">
        <w:r w:rsidR="00503ED4">
          <w:t>nástroje pro stahování dat z VDP</w:t>
        </w:r>
      </w:ins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4078"/>
        <w:gridCol w:w="5102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</w:t>
            </w:r>
            <w:ins w:id="49" w:author="Vacek_T" w:date="2014-12-03T11:09:00Z">
              <w:r w:rsidR="00503ED4">
                <w:t>oa</w:t>
              </w:r>
            </w:ins>
            <w:del w:id="50" w:author="Vacek_T" w:date="2014-12-03T11:09:00Z">
              <w:r w:rsidDel="00503ED4">
                <w:delText>ao</w:delText>
              </w:r>
            </w:del>
            <w:r>
              <w:t>d</w:t>
            </w:r>
            <w:del w:id="51" w:author="Vacek_T" w:date="2014-12-03T11:09:00Z">
              <w:r w:rsidDel="00503ED4">
                <w:delText>er</w:delText>
              </w:r>
            </w:del>
            <w:r>
              <w:t>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ins w:id="52" w:author="Vacek_T" w:date="2014-12-03T11:09:00Z">
              <w:r>
                <w:t xml:space="preserve">Soubor v adresáři </w:t>
              </w:r>
              <w:proofErr w:type="spellStart"/>
              <w:r>
                <w:t>RUIANDownloader</w:t>
              </w:r>
              <w:proofErr w:type="spellEnd"/>
              <w:r>
                <w:t xml:space="preserve">. Jedná se o </w:t>
              </w:r>
            </w:ins>
            <w:del w:id="53" w:author="Vacek_T" w:date="2014-12-03T11:09:00Z">
              <w:r w:rsidR="00F0334D" w:rsidDel="00503ED4">
                <w:delText>V</w:delText>
              </w:r>
            </w:del>
            <w:ins w:id="54" w:author="Vacek_T" w:date="2014-12-03T11:09:00Z">
              <w:r>
                <w:t>v</w:t>
              </w:r>
            </w:ins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del w:id="55" w:author="Vacek_T" w:date="2014-12-03T10:54:00Z">
              <w:r w:rsidDel="00EE4939">
                <w:delText>RUIANDownlaoder</w:delText>
              </w:r>
            </w:del>
            <w:proofErr w:type="spellStart"/>
            <w:ins w:id="56" w:author="Vacek_T" w:date="2014-12-03T10:54:00Z">
              <w:r w:rsidR="00EE4939">
                <w:t>DownloadRUIAN</w:t>
              </w:r>
            </w:ins>
            <w:r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ins w:id="57" w:author="Vacek_T" w:date="2014-12-03T11:08:00Z">
              <w:r>
                <w:t xml:space="preserve">Soubor v hlavním adresáři. Jedná se o </w:t>
              </w:r>
            </w:ins>
            <w:del w:id="58" w:author="Vacek_T" w:date="2014-12-03T11:08:00Z">
              <w:r w:rsidR="00F0334D" w:rsidDel="00503ED4">
                <w:delText>K</w:delText>
              </w:r>
            </w:del>
            <w:ins w:id="59" w:author="Vacek_T" w:date="2014-12-03T11:08:00Z">
              <w:r>
                <w:t>k</w:t>
              </w:r>
            </w:ins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</w:t>
            </w:r>
            <w:del w:id="60" w:author="Vacek_T" w:date="2014-12-03T11:00:00Z">
              <w:r w:rsidDel="00EE4939">
                <w:delText>er</w:delText>
              </w:r>
            </w:del>
            <w:r>
              <w:t>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ins w:id="61" w:author="Vacek_T" w:date="2014-12-03T11:06:00Z">
              <w:r w:rsidR="00503ED4">
                <w:t xml:space="preserve">v adresáři </w:t>
              </w:r>
              <w:proofErr w:type="spellStart"/>
              <w:r w:rsidR="00503ED4">
                <w:t>RUIANDownloader</w:t>
              </w:r>
            </w:ins>
            <w:proofErr w:type="spellEnd"/>
            <w:del w:id="62" w:author="Vacek_T" w:date="2014-12-03T11:06:00Z">
              <w:r w:rsidDel="00503ED4">
                <w:delText>s</w:delText>
              </w:r>
            </w:del>
            <w:ins w:id="63" w:author="Vacek_T" w:date="2014-12-03T11:06:00Z">
              <w:r w:rsidR="00503ED4">
                <w:t>.</w:t>
              </w:r>
            </w:ins>
            <w:r>
              <w:t xml:space="preserve"> </w:t>
            </w:r>
            <w:ins w:id="64" w:author="Vacek_T" w:date="2014-12-03T11:06:00Z">
              <w:r w:rsidR="00503ED4">
                <w:t xml:space="preserve">Obsahuje </w:t>
              </w:r>
            </w:ins>
            <w:r>
              <w:t xml:space="preserve">výstupy </w:t>
            </w:r>
            <w:ins w:id="65" w:author="Vacek_T" w:date="2014-12-03T11:07:00Z">
              <w:r w:rsidR="00503ED4">
                <w:t>s</w:t>
              </w:r>
            </w:ins>
            <w:del w:id="66" w:author="Vacek_T" w:date="2014-12-03T11:07:00Z">
              <w:r w:rsidDel="00503ED4">
                <w:delText>a</w:delText>
              </w:r>
            </w:del>
            <w:r>
              <w:t xml:space="preserve"> hlášeními </w:t>
            </w:r>
            <w:ins w:id="67" w:author="Vacek_T" w:date="2014-12-03T11:07:00Z">
              <w:r w:rsidR="00503ED4">
                <w:t xml:space="preserve">o </w:t>
              </w:r>
            </w:ins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ins w:id="68" w:author="Vacek_T" w:date="2014-12-03T11:03:00Z">
              <w:r w:rsidR="00503ED4">
                <w:t>ový soubor</w:t>
              </w:r>
            </w:ins>
            <w:del w:id="69" w:author="Vacek_T" w:date="2014-12-03T11:03:00Z">
              <w:r w:rsidDel="00503ED4">
                <w:delText>a</w:delText>
              </w:r>
            </w:del>
            <w:r>
              <w:t xml:space="preserve"> v hlavním adresáři pro spouštění</w:t>
            </w:r>
            <w:r w:rsidR="00B93B93">
              <w:t xml:space="preserve">. </w:t>
            </w:r>
            <w:del w:id="70" w:author="Vacek_T" w:date="2014-12-03T11:03:00Z">
              <w:r w:rsidR="00B93B93" w:rsidDel="00503ED4">
                <w:delText xml:space="preserve">Dávka </w:delText>
              </w:r>
            </w:del>
            <w:ins w:id="71" w:author="Vacek_T" w:date="2014-12-03T11:03:00Z">
              <w:r w:rsidR="00503ED4">
                <w:t xml:space="preserve">Dávkový soubor </w:t>
              </w:r>
            </w:ins>
            <w:r w:rsidR="00B93B93">
              <w:t xml:space="preserve">je </w:t>
            </w:r>
            <w:proofErr w:type="spellStart"/>
            <w:r w:rsidR="00B93B93">
              <w:rPr>
                <w:lang w:val="en-US"/>
              </w:rPr>
              <w:t>určen</w:t>
            </w:r>
            <w:proofErr w:type="spellEnd"/>
            <w:del w:id="72" w:author="Vacek_T" w:date="2014-12-03T11:03:00Z">
              <w:r w:rsidR="00B93B93" w:rsidDel="00503ED4">
                <w:rPr>
                  <w:lang w:val="en-US"/>
                </w:rPr>
                <w:delText>a</w:delText>
              </w:r>
            </w:del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ins w:id="73" w:author="Vacek_T" w:date="2014-12-03T11:01:00Z">
              <w:r>
                <w:t>Soubor v</w:t>
              </w:r>
            </w:ins>
            <w:ins w:id="74" w:author="Vacek_T" w:date="2014-12-03T11:02:00Z">
              <w:r>
                <w:t> </w:t>
              </w:r>
            </w:ins>
            <w:ins w:id="75" w:author="Vacek_T" w:date="2014-12-03T11:01:00Z">
              <w:r>
                <w:t xml:space="preserve">hlavním </w:t>
              </w:r>
            </w:ins>
            <w:ins w:id="76" w:author="Vacek_T" w:date="2014-12-03T11:02:00Z">
              <w:r>
                <w:t xml:space="preserve">adresáři knihovny. </w:t>
              </w:r>
            </w:ins>
            <w:r w:rsidR="00B93B93">
              <w:t xml:space="preserve">Výpis činnosti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ins w:id="77" w:author="Vacek_T" w:date="2014-12-03T11:02:00Z">
              <w:r>
                <w:t xml:space="preserve">Soubor v hlavním adresáři knihovny. </w:t>
              </w:r>
            </w:ins>
            <w:r w:rsidR="00B93B93">
              <w:t xml:space="preserve">Výpis případných chyb při běhu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78" w:name="_Toc400881898"/>
      <w:bookmarkStart w:id="79" w:name="_Toc404749633"/>
      <w:r>
        <w:t>Konfigurace</w:t>
      </w:r>
      <w:bookmarkEnd w:id="78"/>
      <w:bookmarkEnd w:id="79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del w:id="80" w:author="Vacek_T" w:date="2014-12-03T11:11:00Z">
        <w:r w:rsidRPr="00635A64" w:rsidDel="00503ED4">
          <w:rPr>
            <w:i/>
          </w:rPr>
          <w:delText>RUIANDownlaoder</w:delText>
        </w:r>
      </w:del>
      <w:proofErr w:type="spellStart"/>
      <w:ins w:id="81" w:author="Vacek_T" w:date="2014-12-03T11:11:00Z">
        <w:r w:rsidR="00503ED4">
          <w:rPr>
            <w:i/>
          </w:rPr>
          <w:t>DownloadRUIAN</w:t>
        </w:r>
      </w:ins>
      <w:r w:rsidRPr="00635A64">
        <w:rPr>
          <w:i/>
        </w:rPr>
        <w:t>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82" w:name="_Toc400881899"/>
      <w:r>
        <w:t xml:space="preserve">Adresář se staženými daty </w:t>
      </w:r>
      <w:proofErr w:type="spellStart"/>
      <w:r>
        <w:t>DataDir</w:t>
      </w:r>
      <w:bookmarkEnd w:id="82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 xml:space="preserve">Implicitní hodnota je </w:t>
      </w:r>
      <w:ins w:id="83" w:author="Vacek_T" w:date="2014-12-03T11:13:00Z">
        <w:r w:rsidR="00D20B37">
          <w:t xml:space="preserve">nastavena na </w:t>
        </w:r>
      </w:ins>
      <w:r w:rsidR="00E81D71">
        <w:t>..</w:t>
      </w:r>
      <w:r w:rsidR="00E81D71">
        <w:rPr>
          <w:lang w:val="en-US"/>
        </w:rPr>
        <w:t>\</w:t>
      </w:r>
      <w:proofErr w:type="spellStart"/>
      <w:proofErr w:type="gram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>.</w:t>
      </w:r>
      <w:proofErr w:type="gramEnd"/>
      <w:r w:rsidR="00E81D71">
        <w:rPr>
          <w:lang w:val="en-US"/>
        </w:rPr>
        <w:t xml:space="preserve"> </w:t>
      </w:r>
      <w:proofErr w:type="spellStart"/>
      <w:proofErr w:type="gramStart"/>
      <w:r w:rsidR="00E81D71">
        <w:rPr>
          <w:lang w:val="en-US"/>
        </w:rPr>
        <w:t>adres</w:t>
      </w:r>
      <w:r w:rsidR="00E81D71">
        <w:t>ář</w:t>
      </w:r>
      <w:proofErr w:type="spellEnd"/>
      <w:proofErr w:type="gram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</w:t>
      </w:r>
      <w:del w:id="84" w:author="Vacek_T" w:date="2014-12-03T11:13:00Z">
        <w:r w:rsidR="00E81D71" w:rsidDel="00D20B37">
          <w:delText xml:space="preserve"> </w:delText>
        </w:r>
      </w:del>
      <w:ins w:id="85" w:author="Vacek_T" w:date="2014-12-03T11:13:00Z">
        <w:r w:rsidR="00D20B37">
          <w:t xml:space="preserve"> hlavním adresáři </w:t>
        </w:r>
      </w:ins>
      <w:proofErr w:type="spellStart"/>
      <w:r w:rsidR="00E81D71">
        <w:t>RUIANToolbox</w:t>
      </w:r>
      <w:proofErr w:type="spellEnd"/>
      <w:ins w:id="86" w:author="Vacek_T" w:date="2014-12-03T11:14:00Z">
        <w:r w:rsidR="00D20B37">
          <w:t>.</w:t>
        </w:r>
      </w:ins>
    </w:p>
    <w:p w:rsidR="00F0334D" w:rsidRDefault="00F0334D" w:rsidP="00EC6DD1">
      <w:pPr>
        <w:pStyle w:val="Nadpis4"/>
      </w:pPr>
      <w:bookmarkStart w:id="87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87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</w:t>
      </w:r>
      <w:del w:id="88" w:author="Vacek_T" w:date="2014-12-03T11:17:00Z">
        <w:r w:rsidDel="00D20B37">
          <w:delText xml:space="preserve">že </w:delText>
        </w:r>
      </w:del>
      <w:ins w:id="89" w:author="Vacek_T" w:date="2014-12-03T11:17:00Z">
        <w:r w:rsidR="00D20B37">
          <w:t xml:space="preserve">zda </w:t>
        </w:r>
      </w:ins>
      <w:r>
        <w:t>budou data z VDP</w:t>
      </w:r>
      <w:r w:rsidR="00F6629E">
        <w:t>, která jsou za účelem urychlení stahování komprimována do archivu GZ</w:t>
      </w:r>
      <w:ins w:id="90" w:author="Vacek_T" w:date="2014-12-03T11:15:00Z">
        <w:r w:rsidR="00D20B37">
          <w:t>,</w:t>
        </w:r>
      </w:ins>
      <w:r>
        <w:t xml:space="preserve"> po stažení rozbalena</w:t>
      </w:r>
      <w:del w:id="91" w:author="Vacek_T" w:date="2014-12-03T11:16:00Z">
        <w:r w:rsidDel="00D20B37">
          <w:delText xml:space="preserve"> </w:delText>
        </w:r>
      </w:del>
      <w:r>
        <w:t xml:space="preserve">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del w:id="92" w:author="Vacek_T" w:date="2014-12-03T11:17:00Z">
        <w:r w:rsidDel="00D20B37">
          <w:delText xml:space="preserve">Data RÚIAN. </w:delText>
        </w:r>
      </w:del>
      <w:r>
        <w:t>Jestliže chceme archiv po stažení rozbalit, nastavíme hodnotu</w:t>
      </w:r>
      <w:ins w:id="93" w:author="Vacek_T" w:date="2014-12-03T11:18:00Z">
        <w:r w:rsidR="00D20B37">
          <w:t xml:space="preserve"> </w:t>
        </w:r>
      </w:ins>
      <w:del w:id="94" w:author="Vacek_T" w:date="2014-12-03T11:18:00Z">
        <w:r w:rsidDel="00D20B37">
          <w:delText xml:space="preserve"> </w:delText>
        </w:r>
      </w:del>
      <w:proofErr w:type="spellStart"/>
      <w:r w:rsidRPr="00387260">
        <w:t>UncompressDownloadedFiles</w:t>
      </w:r>
      <w:proofErr w:type="spellEnd"/>
      <w:del w:id="95" w:author="Vacek_T" w:date="2014-12-03T11:18:00Z">
        <w:r w:rsidDel="00D20B37">
          <w:delText xml:space="preserve"> </w:delText>
        </w:r>
      </w:del>
      <w:r>
        <w:t xml:space="preserve">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ins w:id="96" w:author="Vacek_T" w:date="2014-12-03T11:16:00Z">
        <w:r w:rsidR="00D20B37">
          <w:t xml:space="preserve">nastavena na </w:t>
        </w:r>
      </w:ins>
      <w:proofErr w:type="spellStart"/>
      <w:r>
        <w:t>False</w:t>
      </w:r>
      <w:proofErr w:type="spellEnd"/>
      <w:ins w:id="97" w:author="Vacek_T" w:date="2014-12-03T11:16:00Z">
        <w:r w:rsidR="00D20B37">
          <w:t>.</w:t>
        </w:r>
      </w:ins>
    </w:p>
    <w:p w:rsidR="00F0334D" w:rsidRDefault="00F0334D" w:rsidP="00EC6DD1">
      <w:pPr>
        <w:pStyle w:val="Nadpis4"/>
      </w:pPr>
      <w:bookmarkStart w:id="98" w:name="_Toc400881901"/>
      <w:r>
        <w:lastRenderedPageBreak/>
        <w:t xml:space="preserve">Nastavení rozsahu stahování </w:t>
      </w:r>
      <w:proofErr w:type="spellStart"/>
      <w:r w:rsidRPr="00626B0D">
        <w:t>DownloadFullDatabase</w:t>
      </w:r>
      <w:bookmarkEnd w:id="98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del w:id="99" w:author="Vacek_T" w:date="2014-12-03T11:18:00Z">
        <w:r w:rsidDel="00D20B37">
          <w:delText xml:space="preserve"> </w:delText>
        </w:r>
      </w:del>
      <w:r>
        <w:t xml:space="preserve">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100" w:name="_Toc400881902"/>
      <w:r>
        <w:t xml:space="preserve">Spouštění importu do databáze </w:t>
      </w:r>
      <w:proofErr w:type="spellStart"/>
      <w:r>
        <w:t>RunImporter</w:t>
      </w:r>
      <w:bookmarkEnd w:id="100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101" w:name="_Toc400881904"/>
      <w:r>
        <w:t xml:space="preserve">Zamezení načítání historických dat </w:t>
      </w:r>
      <w:proofErr w:type="spellStart"/>
      <w:r>
        <w:t>IgnoreHistoricalData</w:t>
      </w:r>
      <w:bookmarkEnd w:id="101"/>
      <w:proofErr w:type="spellEnd"/>
    </w:p>
    <w:p w:rsidR="00F0334D" w:rsidRDefault="00F0334D" w:rsidP="00F0334D">
      <w:r>
        <w:t xml:space="preserve">Z VDP je možno kromě aktuálních stavových dat stahovat také </w:t>
      </w:r>
      <w:ins w:id="102" w:author="Vacek_T" w:date="2014-12-03T11:19:00Z">
        <w:r w:rsidR="00D20B37">
          <w:t xml:space="preserve">historická </w:t>
        </w:r>
      </w:ins>
      <w:ins w:id="103" w:author="Vacek_T" w:date="2014-12-03T11:20:00Z">
        <w:r w:rsidR="00D20B37">
          <w:t xml:space="preserve">stavová </w:t>
        </w:r>
      </w:ins>
      <w:r>
        <w:t xml:space="preserve">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  <w:ins w:id="104" w:author="Vacek_T" w:date="2014-12-03T11:21:00Z">
        <w:r w:rsidR="00D20B37">
          <w:t xml:space="preserve"> Pokud chceme stahovat více výběrů najednou, oddělí se URL adresy středníkem.</w:t>
        </w:r>
      </w:ins>
    </w:p>
    <w:p w:rsidR="00F0334D" w:rsidRDefault="00F0334D" w:rsidP="00F6629E">
      <w:pPr>
        <w:pStyle w:val="Nadpis4"/>
        <w:keepLines/>
      </w:pPr>
      <w:bookmarkStart w:id="105" w:name="_Toc400881905"/>
      <w:r>
        <w:lastRenderedPageBreak/>
        <w:t>Příklad nastaveného konfiguračního souboru</w:t>
      </w:r>
      <w:bookmarkEnd w:id="105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ins w:id="106" w:author="Vacek_T" w:date="2014-12-03T11:24:00Z">
        <w:r w:rsidR="00DE6E58">
          <w:t>X</w:t>
        </w:r>
      </w:ins>
      <w:del w:id="107" w:author="Vacek_T" w:date="2014-12-03T11:24:00Z">
        <w:r w:rsidDel="00DE6E58">
          <w:delText>C</w:delText>
        </w:r>
      </w:del>
      <w:r>
        <w:t>:\</w:t>
      </w:r>
      <w:ins w:id="108" w:author="Vacek_T" w:date="2014-12-03T11:25:00Z">
        <w:r w:rsidR="00DE6E58">
          <w:t xml:space="preserve">[rozbalená knihovna </w:t>
        </w:r>
        <w:proofErr w:type="spellStart"/>
        <w:r w:rsidR="00DE6E58">
          <w:t>RUIANToolbox</w:t>
        </w:r>
        <w:proofErr w:type="spellEnd"/>
        <w:r w:rsidR="00DE6E58">
          <w:t>]</w:t>
        </w:r>
      </w:ins>
      <w:del w:id="109" w:author="Vacek_T" w:date="2014-12-03T11:24:00Z">
        <w:r w:rsidDel="00DE6E58">
          <w:delText>Users</w:delText>
        </w:r>
      </w:del>
      <w:r>
        <w:t>\</w:t>
      </w:r>
      <w:proofErr w:type="spellStart"/>
      <w:del w:id="110" w:author="Vacek_T" w:date="2014-12-03T11:25:00Z">
        <w:r w:rsidDel="00DE6E58">
          <w:delText>raugustyn\Desktop\Euradin</w:delText>
        </w:r>
      </w:del>
      <w:ins w:id="111" w:author="Vacek_T" w:date="2014-12-03T11:25:00Z">
        <w:r w:rsidR="00DE6E58">
          <w:t>DownloadedData</w:t>
        </w:r>
      </w:ins>
      <w:proofErr w:type="spellEnd"/>
      <w:r>
        <w:t>\</w:t>
      </w:r>
      <w:ins w:id="112" w:author="Vacek_T" w:date="2014-12-03T11:31:00Z">
        <w:r w:rsidR="00DE6E58">
          <w:t>.</w:t>
        </w:r>
      </w:ins>
      <w:del w:id="113" w:author="Vacek_T" w:date="2014-12-03T11:31:00Z">
        <w:r w:rsidDel="00DE6E58">
          <w:delText>,</w:delText>
        </w:r>
      </w:del>
      <w:r>
        <w:t xml:space="preserve"> </w:t>
      </w:r>
      <w:ins w:id="114" w:author="Vacek_T" w:date="2014-12-03T11:31:00Z">
        <w:r w:rsidR="00DE6E58">
          <w:t xml:space="preserve">Následně </w:t>
        </w:r>
      </w:ins>
      <w:r>
        <w:t xml:space="preserve">po stažení </w:t>
      </w:r>
      <w:ins w:id="115" w:author="Vacek_T" w:date="2014-12-03T11:31:00Z">
        <w:r w:rsidR="00DE6E58">
          <w:t xml:space="preserve">budou data </w:t>
        </w:r>
      </w:ins>
      <w:r>
        <w:t xml:space="preserve">rozbalena a stažený </w:t>
      </w:r>
      <w:ins w:id="116" w:author="Vacek_T" w:date="2014-12-03T11:23:00Z">
        <w:r w:rsidR="00DE6E58">
          <w:t xml:space="preserve">komprimovaný </w:t>
        </w:r>
      </w:ins>
      <w:r>
        <w:t>soubor</w:t>
      </w:r>
      <w:ins w:id="117" w:author="Vacek_T" w:date="2014-12-03T11:26:00Z">
        <w:r w:rsidR="00DE6E58">
          <w:t xml:space="preserve"> z VDP</w:t>
        </w:r>
      </w:ins>
      <w:r>
        <w:t xml:space="preserve"> </w:t>
      </w:r>
      <w:ins w:id="118" w:author="Vacek_T" w:date="2014-12-03T11:24:00Z">
        <w:r w:rsidR="00DE6E58">
          <w:t>ve formátu *.</w:t>
        </w:r>
        <w:proofErr w:type="spellStart"/>
        <w:r w:rsidR="00DE6E58">
          <w:t>gz</w:t>
        </w:r>
        <w:proofErr w:type="spellEnd"/>
        <w:r w:rsidR="00DE6E58">
          <w:t xml:space="preserve"> </w:t>
        </w:r>
      </w:ins>
      <w:ins w:id="119" w:author="Vacek_T" w:date="2014-12-03T11:32:00Z">
        <w:r w:rsidR="00DE6E58">
          <w:t xml:space="preserve">bude </w:t>
        </w:r>
      </w:ins>
      <w:r>
        <w:t xml:space="preserve">vymazán. </w:t>
      </w:r>
      <w:ins w:id="120" w:author="Vacek_T" w:date="2014-12-03T11:29:00Z">
        <w:r w:rsidR="00DE6E58">
          <w:t>Budou stažena pouze aktuální stavová data a po kompletním stažení dat bude spuštěn import dat do databáze</w:t>
        </w:r>
      </w:ins>
      <w:ins w:id="121" w:author="Vacek_T" w:date="2014-12-03T11:32:00Z">
        <w:r w:rsidR="00DE6E58">
          <w:t>,</w:t>
        </w:r>
      </w:ins>
      <w:ins w:id="122" w:author="Vacek_T" w:date="2014-12-03T11:29:00Z">
        <w:r w:rsidR="00DE6E58">
          <w:t xml:space="preserve"> dle nastavení konfiguračního souboru </w:t>
        </w:r>
        <w:proofErr w:type="spellStart"/>
        <w:r w:rsidR="00DE6E58">
          <w:t>ImportRUIAN.cfg</w:t>
        </w:r>
        <w:proofErr w:type="spellEnd"/>
        <w:r w:rsidR="00DE6E58">
          <w:t>.</w:t>
        </w:r>
      </w:ins>
      <w:ins w:id="123" w:author="Vacek_T" w:date="2014-12-03T11:30:00Z">
        <w:r w:rsidR="00DE6E58">
          <w:t xml:space="preserve"> </w:t>
        </w:r>
      </w:ins>
      <w:ins w:id="124" w:author="Vacek_T" w:date="2014-12-03T11:27:00Z">
        <w:r w:rsidR="00DE6E58">
          <w:t xml:space="preserve">Při opakovaném spuštění dávkového souboru </w:t>
        </w:r>
        <w:proofErr w:type="spellStart"/>
        <w:r w:rsidR="00DE6E58">
          <w:t>DownloadRUIAN.bat</w:t>
        </w:r>
        <w:proofErr w:type="spellEnd"/>
        <w:r w:rsidR="00DE6E58">
          <w:t xml:space="preserve"> </w:t>
        </w:r>
      </w:ins>
      <w:del w:id="125" w:author="Vacek_T" w:date="2014-12-03T11:28:00Z">
        <w:r w:rsidDel="00DE6E58">
          <w:delText>B</w:delText>
        </w:r>
      </w:del>
      <w:ins w:id="126" w:author="Vacek_T" w:date="2014-12-03T11:28:00Z">
        <w:r w:rsidR="00DE6E58">
          <w:t>b</w:t>
        </w:r>
      </w:ins>
      <w:r>
        <w:t xml:space="preserve">udou </w:t>
      </w:r>
      <w:del w:id="127" w:author="Vacek_T" w:date="2014-12-03T11:28:00Z">
        <w:r w:rsidDel="00DE6E58">
          <w:delText xml:space="preserve">pouze </w:delText>
        </w:r>
      </w:del>
      <w:r>
        <w:t xml:space="preserve">stahovány </w:t>
      </w:r>
      <w:ins w:id="128" w:author="Vacek_T" w:date="2014-12-03T11:28:00Z">
        <w:r w:rsidR="00DE6E58">
          <w:t xml:space="preserve">pouze </w:t>
        </w:r>
      </w:ins>
      <w:r>
        <w:t xml:space="preserve">aktualizační balíčky </w:t>
      </w:r>
      <w:ins w:id="129" w:author="Vacek_T" w:date="2014-12-03T11:28:00Z">
        <w:r w:rsidR="00DE6E58">
          <w:t xml:space="preserve">dle nastavení konfiguračního souboru </w:t>
        </w:r>
      </w:ins>
      <w:proofErr w:type="spellStart"/>
      <w:ins w:id="130" w:author="Vacek_T" w:date="2014-12-03T11:29:00Z">
        <w:r w:rsidR="00DE6E58">
          <w:t>ImportRUIAN.cfg</w:t>
        </w:r>
      </w:ins>
      <w:proofErr w:type="spellEnd"/>
      <w:del w:id="131" w:author="Vacek_T" w:date="2014-12-03T11:29:00Z">
        <w:r w:rsidDel="00DE6E58">
          <w:delText>ve dvě hodiny v noci a po importu bude spouštěn import do databáze</w:delText>
        </w:r>
      </w:del>
      <w:r>
        <w:t>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del w:id="132" w:author="Vacek_T" w:date="2014-12-03T11:22:00Z">
        <w:r w:rsidDel="00DE6E58">
          <w:delText>False</w:delText>
        </w:r>
      </w:del>
      <w:ins w:id="133" w:author="Vacek_T" w:date="2014-12-03T11:22:00Z">
        <w:r w:rsidR="00DE6E58">
          <w:t>True</w:t>
        </w:r>
      </w:ins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del w:id="134" w:author="Vacek_T" w:date="2014-12-03T11:26:00Z">
        <w:r w:rsidDel="00DE6E58">
          <w:delText>False</w:delText>
        </w:r>
      </w:del>
      <w:ins w:id="135" w:author="Vacek_T" w:date="2014-12-03T11:26:00Z">
        <w:r w:rsidR="00DE6E58">
          <w:t>True</w:t>
        </w:r>
      </w:ins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136" w:name="_Toc400881907"/>
      <w:bookmarkStart w:id="137" w:name="_Toc404749634"/>
      <w:r>
        <w:t xml:space="preserve">Spouštění modulu </w:t>
      </w:r>
      <w:proofErr w:type="spellStart"/>
      <w:r>
        <w:t>RUIANDownloader</w:t>
      </w:r>
      <w:bookmarkEnd w:id="136"/>
      <w:bookmarkEnd w:id="137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del w:id="138" w:author="Vacek_T" w:date="2014-12-03T11:37:00Z">
        <w:r w:rsidR="00B93B93" w:rsidDel="00E66B89">
          <w:delText xml:space="preserve">ručně </w:delText>
        </w:r>
        <w:r w:rsidDel="00E66B89">
          <w:delText>spouštíme</w:delText>
        </w:r>
      </w:del>
      <w:ins w:id="139" w:author="Vacek_T" w:date="2014-12-03T11:37:00Z">
        <w:r w:rsidR="00E66B89">
          <w:t>můžeme ručně spustit</w:t>
        </w:r>
      </w:ins>
      <w:r>
        <w:t xml:space="preserve"> přímo pomocí manažera souborů, </w:t>
      </w:r>
      <w:ins w:id="140" w:author="Vacek_T" w:date="2014-12-03T11:37:00Z">
        <w:r w:rsidR="00E66B89">
          <w:t>z</w:t>
        </w:r>
      </w:ins>
      <w:del w:id="141" w:author="Vacek_T" w:date="2014-12-03T11:37:00Z">
        <w:r w:rsidDel="00E66B89">
          <w:delText>v</w:delText>
        </w:r>
      </w:del>
      <w:r>
        <w:t xml:space="preserve"> příkazové řád</w:t>
      </w:r>
      <w:ins w:id="142" w:author="Vacek_T" w:date="2014-12-03T11:37:00Z">
        <w:r w:rsidR="00E66B89">
          <w:t>ky</w:t>
        </w:r>
      </w:ins>
      <w:del w:id="143" w:author="Vacek_T" w:date="2014-12-03T11:37:00Z">
        <w:r w:rsidDel="00E66B89">
          <w:delText>ce</w:delText>
        </w:r>
      </w:del>
      <w:r>
        <w:t>, případně můžeme vytvořit zástupce na ploše</w:t>
      </w:r>
      <w:ins w:id="144" w:author="Vacek_T" w:date="2014-12-03T11:37:00Z">
        <w:r w:rsidR="00E66B89">
          <w:t>.</w:t>
        </w:r>
      </w:ins>
      <w:r>
        <w:t xml:space="preserve"> </w:t>
      </w:r>
      <w:ins w:id="145" w:author="Vacek_T" w:date="2014-12-03T11:38:00Z">
        <w:r w:rsidR="00E66B89">
          <w:t xml:space="preserve">Ke </w:t>
        </w:r>
      </w:ins>
      <w:r>
        <w:t>spuštění</w:t>
      </w:r>
      <w:del w:id="146" w:author="Vacek_T" w:date="2014-12-03T11:38:00Z">
        <w:r w:rsidDel="00E66B89">
          <w:delText>m</w:delText>
        </w:r>
      </w:del>
      <w:r>
        <w:t xml:space="preserve"> modulu</w:t>
      </w:r>
      <w:ins w:id="147" w:author="Vacek_T" w:date="2014-12-03T11:38:00Z">
        <w:r w:rsidR="00E66B89">
          <w:t xml:space="preserve"> slouží soubor</w:t>
        </w:r>
      </w:ins>
      <w:r>
        <w:t xml:space="preserve"> </w:t>
      </w:r>
      <w:proofErr w:type="spellStart"/>
      <w:r w:rsidRPr="00755311">
        <w:rPr>
          <w:b/>
          <w:i/>
        </w:rPr>
        <w:t>RUIANDownloader.py</w:t>
      </w:r>
      <w:proofErr w:type="spellEnd"/>
      <w:ins w:id="148" w:author="Vacek_T" w:date="2014-12-03T11:38:00Z">
        <w:r w:rsidR="00E66B89">
          <w:t xml:space="preserve">, který se nachází v adresáři </w:t>
        </w:r>
        <w:proofErr w:type="spellStart"/>
        <w:r w:rsidR="00E66B89">
          <w:t>RUIANDownloader</w:t>
        </w:r>
      </w:ins>
      <w:proofErr w:type="spellEnd"/>
      <w:ins w:id="149" w:author="Vacek_T" w:date="2014-12-03T11:39:00Z">
        <w:r w:rsidR="00E66B89">
          <w:t>.</w:t>
        </w:r>
      </w:ins>
      <w:del w:id="150" w:author="Vacek_T" w:date="2014-12-03T11:38:00Z">
        <w:r w:rsidR="00FE212B" w:rsidRPr="00FE212B" w:rsidDel="00E66B89">
          <w:delText>.</w:delText>
        </w:r>
      </w:del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del w:id="151" w:author="Vacek_T" w:date="2014-12-03T11:36:00Z">
        <w:r w:rsidR="00FE212B" w:rsidDel="00E66B89">
          <w:delText xml:space="preserve">dávku </w:delText>
        </w:r>
      </w:del>
      <w:ins w:id="152" w:author="Vacek_T" w:date="2014-12-03T11:36:00Z">
        <w:r w:rsidR="00E66B89">
          <w:t xml:space="preserve">dávkový soubor </w:t>
        </w:r>
      </w:ins>
      <w:proofErr w:type="spellStart"/>
      <w:r w:rsidR="00755311" w:rsidRPr="00755311">
        <w:rPr>
          <w:b/>
          <w:i/>
        </w:rPr>
        <w:t>DownloadRUIAN.bat</w:t>
      </w:r>
      <w:proofErr w:type="spellEnd"/>
      <w:ins w:id="153" w:author="Vacek_T" w:date="2014-12-03T11:39:00Z">
        <w:r w:rsidR="00E66B89">
          <w:t>, umístěný</w:t>
        </w:r>
      </w:ins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>, kter</w:t>
      </w:r>
      <w:ins w:id="154" w:author="Vacek_T" w:date="2014-12-03T11:39:00Z">
        <w:r w:rsidR="00E66B89">
          <w:t>ý</w:t>
        </w:r>
      </w:ins>
      <w:del w:id="155" w:author="Vacek_T" w:date="2014-12-03T11:39:00Z">
        <w:r w:rsidR="00B93B93" w:rsidDel="00E66B89">
          <w:delText>á</w:delText>
        </w:r>
      </w:del>
      <w:r w:rsidR="00B93B93">
        <w:t xml:space="preserve"> je připraven</w:t>
      </w:r>
      <w:del w:id="156" w:author="Vacek_T" w:date="2014-12-03T11:39:00Z">
        <w:r w:rsidR="00B93B93" w:rsidDel="00E66B89">
          <w:delText>a</w:delText>
        </w:r>
      </w:del>
      <w:r w:rsidR="00B93B93">
        <w:t xml:space="preserve"> pro spuštění správcem úloh tak, aby veškeré je</w:t>
      </w:r>
      <w:ins w:id="157" w:author="Vacek_T" w:date="2014-12-03T11:40:00Z">
        <w:r w:rsidR="00E66B89">
          <w:t>ho</w:t>
        </w:r>
      </w:ins>
      <w:del w:id="158" w:author="Vacek_T" w:date="2014-12-03T11:40:00Z">
        <w:r w:rsidR="00B93B93" w:rsidDel="00E66B89">
          <w:delText>jí</w:delText>
        </w:r>
      </w:del>
      <w:r w:rsidR="00B93B93">
        <w:t xml:space="preserve">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>
        <w:rPr>
          <w:noProof/>
        </w:rPr>
        <w:t>4</w:t>
      </w:r>
      <w:r w:rsidR="00BD57B7">
        <w:fldChar w:fldCharType="end"/>
      </w:r>
      <w:r>
        <w:t xml:space="preserve"> </w:t>
      </w:r>
      <w:del w:id="159" w:author="Vacek_T" w:date="2014-12-03T11:34:00Z">
        <w:r w:rsidDel="00E35BEB">
          <w:delText xml:space="preserve">Statové </w:delText>
        </w:r>
      </w:del>
      <w:ins w:id="160" w:author="Vacek_T" w:date="2014-12-03T11:34:00Z">
        <w:r w:rsidR="00E35BEB">
          <w:t xml:space="preserve">Úvodní </w:t>
        </w:r>
      </w:ins>
      <w:r>
        <w:t xml:space="preserve">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161" w:name="_Toc404749635"/>
      <w:r>
        <w:lastRenderedPageBreak/>
        <w:t>Výsledky stahování</w:t>
      </w:r>
      <w:bookmarkEnd w:id="161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>
        <w:rPr>
          <w:noProof/>
        </w:rPr>
        <w:t>5</w:t>
      </w:r>
      <w:r w:rsidR="00BD57B7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162" w:name="_Toc400881913"/>
      <w:bookmarkStart w:id="163" w:name="_Toc404749636"/>
      <w:bookmarkStart w:id="164" w:name="_Toc400881908"/>
      <w:proofErr w:type="spellStart"/>
      <w:r>
        <w:lastRenderedPageBreak/>
        <w:t>RUIANDownl</w:t>
      </w:r>
      <w:ins w:id="165" w:author="Vacek_T" w:date="2014-12-03T11:33:00Z">
        <w:r w:rsidR="00E35BEB">
          <w:t>oa</w:t>
        </w:r>
      </w:ins>
      <w:del w:id="166" w:author="Vacek_T" w:date="2014-12-03T11:33:00Z">
        <w:r w:rsidDel="00E35BEB">
          <w:delText>ao</w:delText>
        </w:r>
      </w:del>
      <w:r>
        <w:t>d</w:t>
      </w:r>
      <w:del w:id="167" w:author="Vacek_T" w:date="2014-12-03T11:33:00Z">
        <w:r w:rsidDel="00E35BEB">
          <w:delText>er</w:delText>
        </w:r>
      </w:del>
      <w:r>
        <w:t>.log</w:t>
      </w:r>
      <w:bookmarkEnd w:id="162"/>
      <w:bookmarkEnd w:id="163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168" w:name="_Toc389079008"/>
      <w:bookmarkStart w:id="169" w:name="_Toc404749637"/>
      <w:bookmarkEnd w:id="164"/>
      <w:r>
        <w:lastRenderedPageBreak/>
        <w:t xml:space="preserve">RÚIAN </w:t>
      </w:r>
      <w:proofErr w:type="spellStart"/>
      <w:r>
        <w:t>Importer</w:t>
      </w:r>
      <w:bookmarkEnd w:id="168"/>
      <w:bookmarkEnd w:id="169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170" w:name="_Toc389079009"/>
      <w:bookmarkStart w:id="171" w:name="_Toc404749638"/>
      <w:r>
        <w:t>Instalace</w:t>
      </w:r>
      <w:bookmarkEnd w:id="170"/>
      <w:bookmarkEnd w:id="171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480F70" w:rsidP="00B93B93">
      <w:pPr>
        <w:pStyle w:val="Nadpis3"/>
        <w:keepLines/>
      </w:pPr>
      <w:bookmarkStart w:id="172" w:name="_Toc389079011"/>
      <w:bookmarkStart w:id="173" w:name="_Toc404749639"/>
      <w:ins w:id="174" w:author="Vacek_T" w:date="2014-12-03T12:26:00Z">
        <w:r>
          <w:lastRenderedPageBreak/>
          <w:t xml:space="preserve">Důležité soubory </w:t>
        </w:r>
      </w:ins>
      <w:del w:id="175" w:author="Vacek_T" w:date="2014-12-03T12:26:00Z">
        <w:r w:rsidR="00C256E6" w:rsidDel="00480F70">
          <w:delText>M</w:delText>
        </w:r>
      </w:del>
      <w:ins w:id="176" w:author="Vacek_T" w:date="2014-12-03T12:26:00Z">
        <w:r>
          <w:t>m</w:t>
        </w:r>
      </w:ins>
      <w:r w:rsidR="00C256E6">
        <w:t>odul</w:t>
      </w:r>
      <w:ins w:id="177" w:author="Vacek_T" w:date="2014-12-03T12:26:00Z">
        <w:r>
          <w:t>u</w:t>
        </w:r>
      </w:ins>
      <w:r w:rsidR="00C256E6">
        <w:t xml:space="preserve"> </w:t>
      </w:r>
      <w:proofErr w:type="spellStart"/>
      <w:r w:rsidR="00C256E6">
        <w:t>RUIANImporter</w:t>
      </w:r>
      <w:bookmarkEnd w:id="172"/>
      <w:bookmarkEnd w:id="173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178" w:name="_Toc389079012"/>
      <w:bookmarkStart w:id="179" w:name="_Toc404749640"/>
      <w:r>
        <w:t>Konfigurace</w:t>
      </w:r>
      <w:bookmarkEnd w:id="178"/>
      <w:bookmarkEnd w:id="179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180" w:name="_Toc389079016"/>
      <w:r>
        <w:t>Pozn</w:t>
      </w:r>
      <w:ins w:id="181" w:author="Vacek_T" w:date="2014-12-03T12:27:00Z">
        <w:r w:rsidR="00480F70">
          <w:t>.</w:t>
        </w:r>
      </w:ins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tabulk</w:t>
      </w:r>
      <w:ins w:id="182" w:author="Vacek_T" w:date="2014-12-03T12:27:00Z">
        <w:r w:rsidR="00480F70">
          <w:t>y</w:t>
        </w:r>
      </w:ins>
      <w:del w:id="183" w:author="Vacek_T" w:date="2014-12-03T12:27:00Z">
        <w:r w:rsidDel="00480F70">
          <w:delText>e</w:delText>
        </w:r>
      </w:del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180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184" w:name="_Toc389079017"/>
      <w:bookmarkStart w:id="185" w:name="_Toc404749641"/>
      <w:r>
        <w:t xml:space="preserve">Spouštění modulu </w:t>
      </w:r>
      <w:proofErr w:type="spellStart"/>
      <w:r>
        <w:t>RUIANImporter</w:t>
      </w:r>
      <w:bookmarkEnd w:id="184"/>
      <w:bookmarkEnd w:id="185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186" w:name="_Toc404749642"/>
      <w:r>
        <w:t>Výsledky importu</w:t>
      </w:r>
      <w:bookmarkEnd w:id="186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 w:rsidR="004F40F9">
        <w:rPr>
          <w:noProof/>
        </w:rPr>
        <w:t>8</w:t>
      </w:r>
      <w:r w:rsidR="00BD57B7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 w:rsidR="004F40F9">
        <w:rPr>
          <w:noProof/>
        </w:rPr>
        <w:t>9</w:t>
      </w:r>
      <w:r w:rsidR="00BD57B7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187" w:name="_Toc404749643"/>
      <w:r>
        <w:t>Detailní informace o importech a aktuálnost databáze</w:t>
      </w:r>
      <w:bookmarkEnd w:id="187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 w:rsidR="004F40F9">
        <w:rPr>
          <w:noProof/>
        </w:rPr>
        <w:t>10</w:t>
      </w:r>
      <w:r w:rsidR="00BD57B7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 w:rsidR="004F40F9">
        <w:rPr>
          <w:noProof/>
        </w:rPr>
        <w:t>11</w:t>
      </w:r>
      <w:r w:rsidR="00BD57B7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BD57B7">
        <w:fldChar w:fldCharType="begin"/>
      </w:r>
      <w:r>
        <w:instrText xml:space="preserve"> SEQ Figure \* ARABIC </w:instrText>
      </w:r>
      <w:r w:rsidR="00BD57B7">
        <w:fldChar w:fldCharType="separate"/>
      </w:r>
      <w:r w:rsidR="004F40F9">
        <w:rPr>
          <w:noProof/>
        </w:rPr>
        <w:t>12</w:t>
      </w:r>
      <w:r w:rsidR="00BD57B7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188" w:name="_Toc404749644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188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6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189" w:name="_Toc404749645"/>
      <w:r>
        <w:t>Instalace</w:t>
      </w:r>
      <w:bookmarkEnd w:id="189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190" w:name="_Toc404749646"/>
      <w:r>
        <w:t>Výběr HTTP Serveru</w:t>
      </w:r>
      <w:bookmarkEnd w:id="190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191" w:name="_Toc404749647"/>
      <w:r>
        <w:t>Konfigurace HTTP Serveru</w:t>
      </w:r>
      <w:bookmarkEnd w:id="191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192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192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193" w:name="_Toc404749648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193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194" w:name="_Toc404749649"/>
      <w:r>
        <w:t>Testování nakonfigurovaného serveru</w:t>
      </w:r>
      <w:bookmarkEnd w:id="194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195" w:name="_Toc404749650"/>
      <w:r>
        <w:lastRenderedPageBreak/>
        <w:t>Použité zkratky</w:t>
      </w:r>
      <w:bookmarkEnd w:id="195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BD57B7" w:rsidP="00B52132">
            <w:hyperlink r:id="rId28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BD57B7" w:rsidP="00B52132">
            <w:hyperlink r:id="rId29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BD57B7" w:rsidP="00B52132">
            <w:hyperlink r:id="rId30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BD57B7" w:rsidP="00B52132">
            <w:hyperlink r:id="rId31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BD57B7" w:rsidP="00B52132">
            <w:hyperlink r:id="rId32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196" w:name="_Toc404749651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196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9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197" w:name="_Toc404749652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197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198" w:name="_Toc400881909"/>
      <w:bookmarkStart w:id="199" w:name="_Toc404749653"/>
      <w:r>
        <w:t xml:space="preserve">Operační systém </w:t>
      </w:r>
      <w:r w:rsidRPr="000D5312">
        <w:t>Microsoft</w:t>
      </w:r>
      <w:r>
        <w:t xml:space="preserve"> Windows</w:t>
      </w:r>
      <w:bookmarkEnd w:id="198"/>
      <w:bookmarkEnd w:id="199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200" w:name="_Toc400881910"/>
      <w:bookmarkStart w:id="201" w:name="_Toc404749654"/>
      <w:r>
        <w:lastRenderedPageBreak/>
        <w:t>Operační systém Uni</w:t>
      </w:r>
      <w:r w:rsidR="00476210">
        <w:t xml:space="preserve">x </w:t>
      </w:r>
      <w:r>
        <w:t>(Linux)</w:t>
      </w:r>
      <w:bookmarkEnd w:id="200"/>
      <w:bookmarkEnd w:id="201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202" w:name="_Toc404749655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202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203" w:name="_Toc404749656"/>
      <w:r>
        <w:t xml:space="preserve">1. </w:t>
      </w:r>
      <w:r w:rsidR="006F1183">
        <w:t>Kontrola systému</w:t>
      </w:r>
      <w:bookmarkEnd w:id="203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204" w:name="_Toc404749657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204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205" w:name="_Toc404749658"/>
      <w:r>
        <w:lastRenderedPageBreak/>
        <w:t xml:space="preserve">3. </w:t>
      </w:r>
      <w:r w:rsidR="004D17FE">
        <w:t>Stažení dat a aktualizací</w:t>
      </w:r>
      <w:bookmarkEnd w:id="205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06" w:name="_Toc404749659"/>
      <w:r>
        <w:t xml:space="preserve">4. </w:t>
      </w:r>
      <w:r w:rsidR="004D17FE">
        <w:t>Vytvoření databáze</w:t>
      </w:r>
      <w:bookmarkEnd w:id="206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207" w:name="_Toc404749660"/>
      <w:r>
        <w:t xml:space="preserve">5. </w:t>
      </w:r>
      <w:r w:rsidR="004D17FE">
        <w:t>Import do databáze</w:t>
      </w:r>
      <w:bookmarkEnd w:id="207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208" w:name="_Toc404749661"/>
      <w:r>
        <w:t xml:space="preserve">6. Nastavení serveru </w:t>
      </w:r>
      <w:proofErr w:type="spellStart"/>
      <w:r>
        <w:t>Apache</w:t>
      </w:r>
      <w:bookmarkEnd w:id="208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BD57B7" w:rsidRPr="00681BCF">
        <w:fldChar w:fldCharType="begin"/>
      </w:r>
      <w:r w:rsidRPr="00681BCF">
        <w:instrText xml:space="preserve"> REF _Ref403365866 \h </w:instrText>
      </w:r>
      <w:r w:rsidR="00BD57B7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BD57B7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209" w:name="_Toc404749662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209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210" w:name="_Toc404749663"/>
      <w:r w:rsidRPr="00681BCF">
        <w:t>8. Ověření dostupnosti a využívání služeb</w:t>
      </w:r>
      <w:bookmarkEnd w:id="210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7" w:author="Vacek_T" w:date="2014-12-03T10:47:00Z" w:initials="V">
    <w:p w:rsidR="00480F70" w:rsidRDefault="00480F70">
      <w:pPr>
        <w:pStyle w:val="Textkomente"/>
      </w:pPr>
      <w:r>
        <w:rPr>
          <w:rStyle w:val="Odkaznakoment"/>
        </w:rPr>
        <w:annotationRef/>
      </w:r>
      <w:r>
        <w:t>Po stažení dat je prázdný (bez nastavení rozbalení proběhne stažení všech dat v </w:t>
      </w:r>
      <w:proofErr w:type="spellStart"/>
      <w:r>
        <w:t>pořáku</w:t>
      </w:r>
      <w:proofErr w:type="spellEnd"/>
      <w:r>
        <w:t>), při testování s automatickým rozbalením stažených dat se vyskytne chyba, při které je program ukončen, tato chyba by měla být zaznamenána v souboru pro výpis chyb, což není.</w:t>
      </w:r>
    </w:p>
  </w:comment>
  <w:comment w:id="28" w:author="Vacek_T" w:date="2014-12-03T10:49:00Z" w:initials="V">
    <w:p w:rsidR="00480F70" w:rsidRDefault="00480F70">
      <w:pPr>
        <w:pStyle w:val="Textkomente"/>
      </w:pPr>
      <w:r>
        <w:rPr>
          <w:rStyle w:val="Odkaznakoment"/>
        </w:rPr>
        <w:annotationRef/>
      </w:r>
      <w:r>
        <w:t xml:space="preserve">Zde se zaznamenává průběh při běhu dávky </w:t>
      </w:r>
      <w:proofErr w:type="spellStart"/>
      <w:r>
        <w:t>DownloadRUIAN.bat</w:t>
      </w:r>
      <w:proofErr w:type="spellEnd"/>
      <w:r>
        <w:t xml:space="preserve">…jde patrně o prohození obou souborů a jejich funkcí. 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0F70" w:rsidRDefault="00480F70">
      <w:r>
        <w:separator/>
      </w:r>
    </w:p>
  </w:endnote>
  <w:endnote w:type="continuationSeparator" w:id="0">
    <w:p w:rsidR="00480F70" w:rsidRDefault="00480F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F70" w:rsidRPr="003B0262" w:rsidRDefault="00480F70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1203F3">
      <w:rPr>
        <w:rFonts w:ascii="Arial" w:hAnsi="Arial" w:cs="Arial"/>
        <w:smallCaps/>
        <w:noProof/>
        <w:sz w:val="18"/>
        <w:szCs w:val="18"/>
      </w:rPr>
      <w:t>16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1203F3">
      <w:rPr>
        <w:rFonts w:ascii="Arial" w:hAnsi="Arial" w:cs="Arial"/>
        <w:smallCaps/>
        <w:noProof/>
        <w:sz w:val="18"/>
        <w:szCs w:val="18"/>
      </w:rPr>
      <w:t>31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480F70" w:rsidRDefault="00480F70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F70" w:rsidRPr="003B0262" w:rsidRDefault="00480F70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>
      <w:rPr>
        <w:rFonts w:ascii="Arial" w:hAnsi="Arial" w:cs="Arial"/>
        <w:smallCaps/>
        <w:noProof/>
        <w:sz w:val="18"/>
        <w:szCs w:val="18"/>
      </w:rPr>
      <w:t>B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480F70" w:rsidRDefault="00480F70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0F70" w:rsidRDefault="00480F70">
      <w:r>
        <w:separator/>
      </w:r>
    </w:p>
  </w:footnote>
  <w:footnote w:type="continuationSeparator" w:id="0">
    <w:p w:rsidR="00480F70" w:rsidRDefault="00480F70">
      <w:r>
        <w:continuationSeparator/>
      </w:r>
    </w:p>
  </w:footnote>
  <w:footnote w:id="1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t>Testováno na Microsoft Windows 8.1 Desktop a Microsoft Windows Server 2012</w:t>
      </w:r>
    </w:p>
  </w:footnote>
  <w:footnote w:id="3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480F70" w:rsidRPr="000F6663" w:rsidRDefault="00480F70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480F70" w:rsidRDefault="00480F70" w:rsidP="000D531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t>Platí pro Microsoft Windows 8.0</w:t>
      </w:r>
    </w:p>
  </w:footnote>
  <w:footnote w:id="10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480F70" w:rsidRDefault="00480F7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F70" w:rsidRPr="009B2F46" w:rsidRDefault="00480F70" w:rsidP="009B2F46">
    <w:pPr>
      <w:pStyle w:val="Zhlav"/>
      <w:rPr>
        <w:szCs w:val="28"/>
      </w:rPr>
    </w:pPr>
    <w:r w:rsidRPr="00587103">
      <w:rPr>
        <w:noProof/>
        <w:szCs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stylePaneFormatFilter w:val="3F01"/>
  <w:trackRevisions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4209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0F7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7B7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6E58"/>
    <w:rsid w:val="00DF11F6"/>
    <w:rsid w:val="00DF3AE2"/>
    <w:rsid w:val="00E05686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420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bivoj.vugtk.cz/euradin/Doc/WP03/MetodikaWeboveSluzby.docx" TargetMode="External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geo1.fsv.cvut.cz/landa/vfr/OSGeo4W_vfr.zi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vugtk21/RUIANToolbox/archive/master.zip" TargetMode="External"/><Relationship Id="rId20" Type="http://schemas.openxmlformats.org/officeDocument/2006/relationships/image" Target="media/image8.wmf"/><Relationship Id="rId29" Type="http://schemas.openxmlformats.org/officeDocument/2006/relationships/hyperlink" Target="http://vdp.cuzk.cz/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ugtk21/RUIANToolbox/archive/master.zip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w3.org/Protocols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hyperlink" Target="http://www.cuzk.cz/ruian/RUIAN.aspx" TargetMode="External"/><Relationship Id="rId36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hyperlink" Target="http://www.w3.org/CGI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hyperlink" Target="http://opensource.org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83019"/>
    <w:rsid w:val="003D7B8D"/>
    <w:rsid w:val="00540D9C"/>
    <w:rsid w:val="0059277A"/>
    <w:rsid w:val="005C46CE"/>
    <w:rsid w:val="00612B55"/>
    <w:rsid w:val="00623DC3"/>
    <w:rsid w:val="00681605"/>
    <w:rsid w:val="00796EE9"/>
    <w:rsid w:val="008A704C"/>
    <w:rsid w:val="008C21AE"/>
    <w:rsid w:val="008E3E5C"/>
    <w:rsid w:val="009525F1"/>
    <w:rsid w:val="009627FA"/>
    <w:rsid w:val="00A52660"/>
    <w:rsid w:val="00B85A66"/>
    <w:rsid w:val="00C4671F"/>
    <w:rsid w:val="00D2252F"/>
    <w:rsid w:val="00DD660D"/>
    <w:rsid w:val="00DE7D85"/>
    <w:rsid w:val="00E463A2"/>
    <w:rsid w:val="00E47C7D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4544BE-CAEF-4BC6-8E0D-EAF8C94F5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31</Pages>
  <Words>3130</Words>
  <Characters>24892</Characters>
  <Application>Microsoft Office Word</Application>
  <DocSecurity>0</DocSecurity>
  <Lines>207</Lines>
  <Paragraphs>55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27967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Vacek_T</cp:lastModifiedBy>
  <cp:revision>144</cp:revision>
  <cp:lastPrinted>2014-11-10T06:06:00Z</cp:lastPrinted>
  <dcterms:created xsi:type="dcterms:W3CDTF">2014-05-29T05:28:00Z</dcterms:created>
  <dcterms:modified xsi:type="dcterms:W3CDTF">2014-12-03T14:01:00Z</dcterms:modified>
</cp:coreProperties>
</file>